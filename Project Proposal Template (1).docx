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C163" w14:textId="77777777" w:rsidR="00BB487E" w:rsidRDefault="00BB487E" w:rsidP="00BB487E">
      <w:pPr>
        <w:ind w:left="1418" w:right="1738"/>
        <w:jc w:val="center"/>
        <w:rPr>
          <w:b/>
          <w:spacing w:val="-7"/>
          <w:sz w:val="28"/>
        </w:rPr>
      </w:pPr>
      <w:r>
        <w:rPr>
          <w:b/>
          <w:sz w:val="28"/>
        </w:rPr>
        <w:t>Temasek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Polytechnic</w:t>
      </w:r>
    </w:p>
    <w:p w14:paraId="2FB1D0DA" w14:textId="77777777" w:rsidR="00BB487E" w:rsidRDefault="00BB487E" w:rsidP="00BB487E">
      <w:pPr>
        <w:ind w:left="1418" w:right="1738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I</w:t>
      </w:r>
      <w:r>
        <w:rPr>
          <w:b/>
          <w:sz w:val="28"/>
        </w:rPr>
        <w:t>nformatics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</w:p>
    <w:p w14:paraId="53A60586" w14:textId="77777777" w:rsidR="00BB487E" w:rsidRDefault="00BB487E" w:rsidP="00BB487E">
      <w:pPr>
        <w:ind w:left="1134" w:right="1225"/>
        <w:jc w:val="center"/>
        <w:rPr>
          <w:b/>
          <w:sz w:val="28"/>
        </w:rPr>
      </w:pPr>
      <w:r>
        <w:rPr>
          <w:b/>
          <w:sz w:val="28"/>
        </w:rPr>
        <w:t>Diploma in Applied Artificial Intelligence</w:t>
      </w:r>
    </w:p>
    <w:p w14:paraId="232EC6B7" w14:textId="77777777" w:rsidR="00BB487E" w:rsidRDefault="00BB487E" w:rsidP="00BB487E">
      <w:pPr>
        <w:ind w:left="1276" w:right="1225"/>
        <w:jc w:val="center"/>
        <w:rPr>
          <w:b/>
          <w:sz w:val="28"/>
        </w:rPr>
      </w:pPr>
      <w:r>
        <w:rPr>
          <w:b/>
          <w:sz w:val="28"/>
        </w:rPr>
        <w:t>Robotic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Process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Automation (CAI2C01)</w:t>
      </w:r>
    </w:p>
    <w:p w14:paraId="548A1692" w14:textId="2791652B" w:rsidR="00BB487E" w:rsidRDefault="00BB487E" w:rsidP="00BB487E">
      <w:pPr>
        <w:ind w:left="1418" w:right="1738"/>
        <w:jc w:val="center"/>
        <w:rPr>
          <w:b/>
          <w:bCs/>
          <w:spacing w:val="-2"/>
          <w:sz w:val="28"/>
        </w:rPr>
      </w:pPr>
      <w:r w:rsidRPr="00731FA3">
        <w:rPr>
          <w:b/>
          <w:bCs/>
          <w:spacing w:val="-2"/>
          <w:sz w:val="28"/>
        </w:rPr>
        <w:t>AY202</w:t>
      </w:r>
      <w:r w:rsidR="002C165E">
        <w:rPr>
          <w:b/>
          <w:bCs/>
          <w:spacing w:val="-2"/>
          <w:sz w:val="28"/>
        </w:rPr>
        <w:t>6</w:t>
      </w:r>
      <w:r w:rsidRPr="00731FA3">
        <w:rPr>
          <w:b/>
          <w:bCs/>
          <w:spacing w:val="-2"/>
          <w:sz w:val="28"/>
        </w:rPr>
        <w:t>/202</w:t>
      </w:r>
      <w:r w:rsidR="002C165E">
        <w:rPr>
          <w:b/>
          <w:bCs/>
          <w:spacing w:val="-2"/>
          <w:sz w:val="28"/>
        </w:rPr>
        <w:t>7</w:t>
      </w:r>
      <w:r w:rsidRPr="00731FA3">
        <w:rPr>
          <w:b/>
          <w:bCs/>
          <w:spacing w:val="-2"/>
          <w:sz w:val="28"/>
        </w:rPr>
        <w:t xml:space="preserve"> April Semester</w:t>
      </w:r>
    </w:p>
    <w:p w14:paraId="5090D2CD" w14:textId="77777777" w:rsidR="00BB487E" w:rsidRDefault="00BB487E" w:rsidP="00BB487E">
      <w:pPr>
        <w:ind w:right="1738"/>
        <w:jc w:val="center"/>
        <w:rPr>
          <w:b/>
          <w:sz w:val="28"/>
        </w:rPr>
      </w:pPr>
    </w:p>
    <w:p w14:paraId="5EF3F4A9" w14:textId="6BF0AC9C" w:rsidR="00BB487E" w:rsidRPr="00731FA3" w:rsidRDefault="00BB487E" w:rsidP="00BB487E">
      <w:pPr>
        <w:ind w:left="1134" w:right="1738"/>
        <w:jc w:val="center"/>
        <w:rPr>
          <w:b/>
          <w:sz w:val="28"/>
        </w:rPr>
      </w:pPr>
      <w:r>
        <w:rPr>
          <w:b/>
          <w:bCs/>
          <w:spacing w:val="-2"/>
          <w:sz w:val="28"/>
        </w:rPr>
        <w:t>Proposal</w:t>
      </w:r>
    </w:p>
    <w:p w14:paraId="4FFDF0B4" w14:textId="77777777" w:rsidR="00BB487E" w:rsidRDefault="00BB487E" w:rsidP="00BB487E"/>
    <w:p w14:paraId="5C080627" w14:textId="77777777" w:rsidR="00BB487E" w:rsidRDefault="00BB487E" w:rsidP="00BB487E">
      <w:pPr>
        <w:rPr>
          <w:b/>
          <w:bCs/>
        </w:rPr>
      </w:pPr>
    </w:p>
    <w:p w14:paraId="3AE0DB10" w14:textId="77777777" w:rsidR="00BB487E" w:rsidRDefault="00BB487E" w:rsidP="00BB487E">
      <w:pPr>
        <w:rPr>
          <w:b/>
          <w:bCs/>
        </w:rPr>
      </w:pPr>
    </w:p>
    <w:p w14:paraId="5F40C6EF" w14:textId="77777777" w:rsidR="00BB487E" w:rsidRDefault="00BB487E" w:rsidP="00BB487E">
      <w:pPr>
        <w:rPr>
          <w:b/>
          <w:bCs/>
        </w:rPr>
      </w:pPr>
    </w:p>
    <w:p w14:paraId="531C9BA9" w14:textId="77777777" w:rsidR="00BB487E" w:rsidRPr="009B3C05" w:rsidRDefault="00BB487E" w:rsidP="00BB487E">
      <w:pPr>
        <w:jc w:val="center"/>
      </w:pPr>
    </w:p>
    <w:p w14:paraId="0B8C7E43" w14:textId="77777777" w:rsidR="00BB487E" w:rsidRPr="009B3C05" w:rsidRDefault="00BB487E" w:rsidP="00BB487E">
      <w:pPr>
        <w:jc w:val="both"/>
      </w:pPr>
    </w:p>
    <w:p w14:paraId="3FCFA1FB" w14:textId="47A8F3CA" w:rsidR="00A46FD3" w:rsidRDefault="00BB487E" w:rsidP="00B212B2">
      <w:pPr>
        <w:ind w:left="2160" w:hanging="2160"/>
        <w:rPr>
          <w:ins w:id="0" w:author="Andrew CHONG (TP)" w:date="2026-04-19T20:42:00Z" w16du:dateUtc="2026-04-19T12:42:00Z"/>
          <w:sz w:val="28"/>
          <w:szCs w:val="28"/>
        </w:rPr>
      </w:pPr>
      <w:r w:rsidRPr="005C5421">
        <w:rPr>
          <w:sz w:val="28"/>
          <w:szCs w:val="28"/>
        </w:rPr>
        <w:t>Student Name</w:t>
      </w:r>
      <w:ins w:id="1" w:author="Andrew CHONG (TP)" w:date="2026-04-19T20:43:00Z" w16du:dateUtc="2026-04-19T12:43:00Z">
        <w:r w:rsidR="00A46FD3">
          <w:rPr>
            <w:sz w:val="28"/>
            <w:szCs w:val="28"/>
          </w:rPr>
          <w:tab/>
        </w:r>
        <w:r w:rsidR="00A46FD3">
          <w:rPr>
            <w:sz w:val="28"/>
            <w:szCs w:val="28"/>
          </w:rPr>
          <w:tab/>
        </w:r>
        <w:r w:rsidR="00A46FD3">
          <w:rPr>
            <w:sz w:val="28"/>
            <w:szCs w:val="28"/>
          </w:rPr>
          <w:tab/>
        </w:r>
        <w:r w:rsidR="00A46FD3">
          <w:rPr>
            <w:sz w:val="28"/>
            <w:szCs w:val="28"/>
          </w:rPr>
          <w:tab/>
          <w:t>:</w:t>
        </w:r>
      </w:ins>
      <w:del w:id="2" w:author="Andrew CHONG (TP)" w:date="2026-04-19T20:43:00Z" w16du:dateUtc="2026-04-19T12:43:00Z">
        <w:r w:rsidRPr="005C5421" w:rsidDel="00A46FD3">
          <w:rPr>
            <w:sz w:val="28"/>
            <w:szCs w:val="28"/>
          </w:rPr>
          <w:delText xml:space="preserve"> </w:delText>
        </w:r>
      </w:del>
      <w:r w:rsidR="00B212B2">
        <w:rPr>
          <w:sz w:val="28"/>
          <w:szCs w:val="28"/>
        </w:rPr>
        <w:t>Syed Ghazi Bin Syed Muhammad Shafeeq Alsagoff</w:t>
      </w:r>
    </w:p>
    <w:p w14:paraId="595B5590" w14:textId="77777777" w:rsidR="00A46FD3" w:rsidRDefault="00A46FD3" w:rsidP="00BB487E">
      <w:pPr>
        <w:rPr>
          <w:ins w:id="3" w:author="Andrew CHONG (TP)" w:date="2026-04-19T20:43:00Z" w16du:dateUtc="2026-04-19T12:43:00Z"/>
          <w:sz w:val="28"/>
          <w:szCs w:val="28"/>
        </w:rPr>
      </w:pPr>
    </w:p>
    <w:p w14:paraId="27D477FB" w14:textId="3CFF822A" w:rsidR="00BB487E" w:rsidRPr="005C5421" w:rsidRDefault="00A46FD3" w:rsidP="00BB487E">
      <w:pPr>
        <w:rPr>
          <w:sz w:val="28"/>
          <w:szCs w:val="28"/>
        </w:rPr>
      </w:pPr>
      <w:ins w:id="4" w:author="Andrew CHONG (TP)" w:date="2026-04-19T20:43:00Z" w16du:dateUtc="2026-04-19T12:43:00Z">
        <w:r>
          <w:rPr>
            <w:sz w:val="28"/>
            <w:szCs w:val="28"/>
          </w:rPr>
          <w:t>Student Admin No.</w:t>
        </w:r>
      </w:ins>
      <w:r w:rsidR="00BB487E" w:rsidRPr="005C5421">
        <w:rPr>
          <w:sz w:val="28"/>
          <w:szCs w:val="28"/>
        </w:rPr>
        <w:tab/>
      </w:r>
      <w:r w:rsidR="00D91E0D">
        <w:rPr>
          <w:sz w:val="28"/>
          <w:szCs w:val="28"/>
        </w:rPr>
        <w:tab/>
      </w:r>
      <w:r w:rsidR="00D91E0D">
        <w:rPr>
          <w:sz w:val="28"/>
          <w:szCs w:val="28"/>
        </w:rPr>
        <w:tab/>
      </w:r>
      <w:r w:rsidR="00BB487E" w:rsidRPr="005C5421">
        <w:rPr>
          <w:sz w:val="28"/>
          <w:szCs w:val="28"/>
        </w:rPr>
        <w:t>:</w:t>
      </w:r>
      <w:r w:rsidR="00BB487E">
        <w:rPr>
          <w:sz w:val="28"/>
          <w:szCs w:val="28"/>
        </w:rPr>
        <w:t xml:space="preserve"> </w:t>
      </w:r>
      <w:r w:rsidR="00B212B2">
        <w:rPr>
          <w:sz w:val="28"/>
          <w:szCs w:val="28"/>
        </w:rPr>
        <w:t>2504242E</w:t>
      </w:r>
    </w:p>
    <w:p w14:paraId="1D0B8F09" w14:textId="77777777" w:rsidR="00BB487E" w:rsidRPr="005C5421" w:rsidRDefault="00BB487E" w:rsidP="00BB487E">
      <w:pPr>
        <w:rPr>
          <w:sz w:val="28"/>
          <w:szCs w:val="28"/>
        </w:rPr>
      </w:pPr>
    </w:p>
    <w:p w14:paraId="5F7AFE3F" w14:textId="0478AD77" w:rsidR="00BB487E" w:rsidRPr="005C5421" w:rsidRDefault="00BB487E" w:rsidP="00BB487E">
      <w:pPr>
        <w:rPr>
          <w:sz w:val="28"/>
          <w:szCs w:val="28"/>
        </w:rPr>
      </w:pPr>
      <w:r w:rsidRPr="005C5421">
        <w:rPr>
          <w:sz w:val="28"/>
          <w:szCs w:val="28"/>
        </w:rPr>
        <w:t>Tutorial Group</w:t>
      </w:r>
      <w:r w:rsidRPr="005C5421">
        <w:rPr>
          <w:sz w:val="28"/>
          <w:szCs w:val="28"/>
        </w:rPr>
        <w:tab/>
      </w:r>
      <w:r w:rsidRPr="005C5421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C5421">
        <w:rPr>
          <w:sz w:val="28"/>
          <w:szCs w:val="28"/>
        </w:rPr>
        <w:t xml:space="preserve">:  </w:t>
      </w:r>
      <w:r>
        <w:rPr>
          <w:sz w:val="28"/>
          <w:szCs w:val="28"/>
        </w:rPr>
        <w:t>P</w:t>
      </w:r>
      <w:r w:rsidR="00B212B2">
        <w:rPr>
          <w:sz w:val="28"/>
          <w:szCs w:val="28"/>
        </w:rPr>
        <w:t>02</w:t>
      </w:r>
    </w:p>
    <w:p w14:paraId="0C7896A6" w14:textId="77777777" w:rsidR="00BB487E" w:rsidRPr="005C5421" w:rsidRDefault="00BB487E" w:rsidP="00BB487E">
      <w:pPr>
        <w:rPr>
          <w:rFonts w:eastAsia="Arial"/>
          <w:sz w:val="28"/>
          <w:szCs w:val="28"/>
        </w:rPr>
      </w:pPr>
      <w:r w:rsidRPr="005C5421">
        <w:rPr>
          <w:rFonts w:eastAsia="Segoe UI"/>
          <w:color w:val="FFFFFF"/>
          <w:sz w:val="28"/>
          <w:szCs w:val="28"/>
        </w:rPr>
        <w:t>Jenny LING (TP)</w:t>
      </w:r>
    </w:p>
    <w:p w14:paraId="09381707" w14:textId="30CE86EA" w:rsidR="00BB487E" w:rsidRPr="005C5421" w:rsidRDefault="00BB487E" w:rsidP="00BB487E">
      <w:pPr>
        <w:rPr>
          <w:sz w:val="28"/>
          <w:szCs w:val="28"/>
        </w:rPr>
      </w:pPr>
      <w:r w:rsidRPr="005C5421">
        <w:rPr>
          <w:sz w:val="28"/>
          <w:szCs w:val="28"/>
        </w:rPr>
        <w:t>Tutor</w:t>
      </w:r>
      <w:r w:rsidRPr="005C5421">
        <w:rPr>
          <w:sz w:val="28"/>
          <w:szCs w:val="28"/>
        </w:rPr>
        <w:tab/>
      </w:r>
      <w:r w:rsidRPr="005C5421">
        <w:rPr>
          <w:sz w:val="28"/>
          <w:szCs w:val="28"/>
        </w:rPr>
        <w:tab/>
      </w:r>
      <w:r w:rsidRPr="005C5421">
        <w:rPr>
          <w:sz w:val="28"/>
          <w:szCs w:val="28"/>
        </w:rPr>
        <w:tab/>
      </w:r>
      <w:r w:rsidRPr="005C5421">
        <w:rPr>
          <w:sz w:val="28"/>
          <w:szCs w:val="28"/>
        </w:rPr>
        <w:tab/>
      </w:r>
      <w:r w:rsidRPr="005C542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C5421">
        <w:rPr>
          <w:sz w:val="28"/>
          <w:szCs w:val="28"/>
        </w:rPr>
        <w:t xml:space="preserve">: </w:t>
      </w:r>
      <w:r w:rsidR="002C13BF">
        <w:rPr>
          <w:sz w:val="28"/>
          <w:szCs w:val="28"/>
        </w:rPr>
        <w:t>Mdm Shuyun Chen</w:t>
      </w:r>
    </w:p>
    <w:p w14:paraId="47D82E46" w14:textId="77777777" w:rsidR="00BB487E" w:rsidRPr="005C5421" w:rsidRDefault="00BB487E" w:rsidP="00BB487E">
      <w:pPr>
        <w:rPr>
          <w:sz w:val="28"/>
          <w:szCs w:val="28"/>
        </w:rPr>
      </w:pPr>
    </w:p>
    <w:p w14:paraId="4B741F40" w14:textId="7BD8E84D" w:rsidR="00BB487E" w:rsidRPr="005C5421" w:rsidRDefault="00BB487E" w:rsidP="00BB487E">
      <w:pPr>
        <w:rPr>
          <w:sz w:val="28"/>
          <w:szCs w:val="28"/>
        </w:rPr>
      </w:pPr>
      <w:r w:rsidRPr="005C5421">
        <w:rPr>
          <w:sz w:val="28"/>
          <w:szCs w:val="28"/>
        </w:rPr>
        <w:t>Submission Date</w:t>
      </w:r>
      <w:r w:rsidRPr="005C5421">
        <w:rPr>
          <w:sz w:val="28"/>
          <w:szCs w:val="28"/>
        </w:rPr>
        <w:tab/>
      </w:r>
      <w:r w:rsidRPr="005C5421">
        <w:rPr>
          <w:sz w:val="28"/>
          <w:szCs w:val="28"/>
        </w:rPr>
        <w:tab/>
      </w:r>
      <w:r w:rsidRPr="005C542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C5421">
        <w:rPr>
          <w:sz w:val="28"/>
          <w:szCs w:val="28"/>
        </w:rPr>
        <w:t xml:space="preserve">: </w:t>
      </w:r>
      <w:r w:rsidR="00F90A5F">
        <w:rPr>
          <w:sz w:val="28"/>
          <w:szCs w:val="28"/>
        </w:rPr>
        <w:t>28/5/2026</w:t>
      </w:r>
    </w:p>
    <w:p w14:paraId="6707A240" w14:textId="77777777" w:rsidR="00BB487E" w:rsidRDefault="00BB487E" w:rsidP="000C6EAF">
      <w:pPr>
        <w:rPr>
          <w:b/>
          <w:bCs/>
        </w:rPr>
      </w:pPr>
    </w:p>
    <w:p w14:paraId="2E30A78A" w14:textId="77777777" w:rsidR="00BB487E" w:rsidRDefault="00BB487E" w:rsidP="000C6EAF">
      <w:pPr>
        <w:rPr>
          <w:b/>
          <w:bCs/>
        </w:rPr>
      </w:pPr>
    </w:p>
    <w:p w14:paraId="3567747B" w14:textId="77777777" w:rsidR="00BB487E" w:rsidRDefault="00BB487E" w:rsidP="000C6EAF">
      <w:pPr>
        <w:rPr>
          <w:b/>
          <w:bCs/>
        </w:rPr>
      </w:pPr>
    </w:p>
    <w:p w14:paraId="72320333" w14:textId="77777777" w:rsidR="00BB487E" w:rsidRDefault="00BB487E" w:rsidP="000C6EAF">
      <w:pPr>
        <w:rPr>
          <w:b/>
          <w:bCs/>
        </w:rPr>
      </w:pPr>
    </w:p>
    <w:p w14:paraId="504E76CA" w14:textId="77777777" w:rsidR="00BB487E" w:rsidRDefault="00BB487E" w:rsidP="000C6EAF">
      <w:pPr>
        <w:rPr>
          <w:b/>
          <w:bCs/>
        </w:rPr>
      </w:pPr>
    </w:p>
    <w:p w14:paraId="65D2DCB6" w14:textId="77777777" w:rsidR="00BB487E" w:rsidRDefault="00BB487E" w:rsidP="000C6EAF">
      <w:pPr>
        <w:rPr>
          <w:b/>
          <w:bCs/>
        </w:rPr>
      </w:pPr>
    </w:p>
    <w:p w14:paraId="34E8932C" w14:textId="6C999FD1" w:rsidR="00BB487E" w:rsidDel="00A46FD3" w:rsidRDefault="00BB487E" w:rsidP="000C6EAF">
      <w:pPr>
        <w:rPr>
          <w:del w:id="5" w:author="Andrew CHONG (TP)" w:date="2026-04-19T20:43:00Z" w16du:dateUtc="2026-04-19T12:43:00Z"/>
          <w:b/>
          <w:bCs/>
        </w:rPr>
      </w:pPr>
    </w:p>
    <w:p w14:paraId="3C8D11B6" w14:textId="2FAE2F9A" w:rsidR="00BB487E" w:rsidDel="00A46FD3" w:rsidRDefault="00BB487E" w:rsidP="000C6EAF">
      <w:pPr>
        <w:rPr>
          <w:del w:id="6" w:author="Andrew CHONG (TP)" w:date="2026-04-19T20:43:00Z" w16du:dateUtc="2026-04-19T12:43:00Z"/>
          <w:b/>
          <w:bCs/>
        </w:rPr>
      </w:pPr>
    </w:p>
    <w:p w14:paraId="67FC18D8" w14:textId="402E62FC" w:rsidR="000C6EAF" w:rsidRPr="000C6EAF" w:rsidRDefault="000C6EAF" w:rsidP="000C6EAF">
      <w:pPr>
        <w:rPr>
          <w:b/>
          <w:bCs/>
        </w:rPr>
      </w:pPr>
      <w:r w:rsidRPr="000C6EAF">
        <w:rPr>
          <w:b/>
          <w:bCs/>
        </w:rPr>
        <w:t>Robot Name</w:t>
      </w:r>
    </w:p>
    <w:p w14:paraId="4D521519" w14:textId="7E5FA7EE" w:rsidR="000C6EAF" w:rsidRDefault="004E2937" w:rsidP="000C6EAF">
      <w:r>
        <w:t xml:space="preserve">Home Of Primary Envisage </w:t>
      </w:r>
      <w:r w:rsidR="00DB1243">
        <w:t>(HOPE)</w:t>
      </w:r>
    </w:p>
    <w:p w14:paraId="53ABAE23" w14:textId="77777777" w:rsidR="00BB487E" w:rsidRPr="000C6EAF" w:rsidRDefault="00BB487E" w:rsidP="00BB487E">
      <w:pPr>
        <w:rPr>
          <w:b/>
          <w:bCs/>
        </w:rPr>
      </w:pPr>
      <w:r>
        <w:br/>
      </w:r>
      <w:r w:rsidRPr="000C6EAF">
        <w:rPr>
          <w:b/>
          <w:bCs/>
        </w:rPr>
        <w:t>Business Domain</w:t>
      </w:r>
    </w:p>
    <w:p w14:paraId="79B89D4D" w14:textId="77777777" w:rsidR="00F667F5" w:rsidRDefault="00F667F5" w:rsidP="00BB487E">
      <w:r>
        <w:t>Healthcare Administration</w:t>
      </w:r>
    </w:p>
    <w:p w14:paraId="7232BB82" w14:textId="04BF204B" w:rsidR="003620A3" w:rsidRDefault="003604A3" w:rsidP="00BB487E">
      <w:r>
        <w:t xml:space="preserve">Healthcare administration is involved mainly on the management </w:t>
      </w:r>
      <w:r w:rsidR="00527CE7">
        <w:t xml:space="preserve">of operational and administrative tasks </w:t>
      </w:r>
      <w:r w:rsidR="00E72C90">
        <w:t xml:space="preserve">done in </w:t>
      </w:r>
      <w:r w:rsidR="00E23097">
        <w:t xml:space="preserve">medical centres like hospitals and clinics. </w:t>
      </w:r>
      <w:r w:rsidR="008D586F">
        <w:t xml:space="preserve">The robot will mostly </w:t>
      </w:r>
      <w:r w:rsidR="007B20F5">
        <w:t>be handling on the more repetitive tasks like</w:t>
      </w:r>
      <w:r w:rsidR="00B036E2">
        <w:t xml:space="preserve"> </w:t>
      </w:r>
      <w:r w:rsidR="001D3944">
        <w:t xml:space="preserve">the handling of patient registration, entering patient data, </w:t>
      </w:r>
      <w:r w:rsidR="00D51289">
        <w:t xml:space="preserve">the scheduling of appointments, generating medical reports, email notifications, </w:t>
      </w:r>
      <w:r w:rsidR="004D183C">
        <w:t>and the administrative reporting</w:t>
      </w:r>
      <w:r w:rsidR="00255938">
        <w:t xml:space="preserve"> for clinics or healthcare centres</w:t>
      </w:r>
      <w:r w:rsidR="00B036E2">
        <w:rPr>
          <w:b/>
          <w:bCs/>
        </w:rPr>
        <w:t>.</w:t>
      </w:r>
      <w:r w:rsidR="00255938">
        <w:rPr>
          <w:b/>
          <w:bCs/>
        </w:rPr>
        <w:t xml:space="preserve"> </w:t>
      </w:r>
      <w:r w:rsidR="00CE6B7B">
        <w:t xml:space="preserve">I’ve chosen to target these tasks not only because they are repetitive, but also because </w:t>
      </w:r>
      <w:r w:rsidR="0029119D">
        <w:t xml:space="preserve">they are time consuming and are prone to human error due to </w:t>
      </w:r>
      <w:r w:rsidR="00A41044">
        <w:t xml:space="preserve">the handling and logging of large volumes of patient information. </w:t>
      </w:r>
      <w:r w:rsidR="00BE7848">
        <w:t xml:space="preserve">The robot will help to make these tasks automatic. </w:t>
      </w:r>
    </w:p>
    <w:p w14:paraId="6A40D9AC" w14:textId="1B67A507" w:rsidR="00BB487E" w:rsidRPr="00F667F5" w:rsidRDefault="00BB487E" w:rsidP="00BB487E">
      <w:r>
        <w:br/>
      </w:r>
      <w:r w:rsidRPr="000C6EAF">
        <w:rPr>
          <w:b/>
          <w:bCs/>
        </w:rPr>
        <w:t>Target Department/Users</w:t>
      </w:r>
    </w:p>
    <w:p w14:paraId="697C31C0" w14:textId="1355AA94" w:rsidR="00BB487E" w:rsidRDefault="00B74735" w:rsidP="00BB487E">
      <w:r>
        <w:t>The people that are going to be using this app include</w:t>
      </w:r>
      <w:r w:rsidR="00B06400">
        <w:t xml:space="preserve"> the administrative staff at both hospitals and clinics, together along with their respective receptionists. </w:t>
      </w:r>
      <w:r w:rsidR="00EF4E09">
        <w:t xml:space="preserve">The robot will also be assisting those in the Medical Records Department and the team responsible for </w:t>
      </w:r>
      <w:r w:rsidR="00E33B25">
        <w:t xml:space="preserve">scheduling appointments. </w:t>
      </w:r>
      <w:r w:rsidR="008E1E50">
        <w:t xml:space="preserve">Clinic managers </w:t>
      </w:r>
      <w:r w:rsidR="007E343E">
        <w:t>will also</w:t>
      </w:r>
      <w:r w:rsidR="00297F9F">
        <w:t xml:space="preserve"> be affected as well</w:t>
      </w:r>
      <w:r w:rsidR="008E1E50">
        <w:t xml:space="preserve">. </w:t>
      </w:r>
      <w:r w:rsidR="00E33B25">
        <w:t xml:space="preserve">The robot will benefit them as it will allow these staff to </w:t>
      </w:r>
      <w:r w:rsidR="00787216">
        <w:t>focus more on serving the patients and the more urgent healthcare operations rather than the more repetitive manual tasks</w:t>
      </w:r>
      <w:r w:rsidR="00DE566D">
        <w:t xml:space="preserve"> that they </w:t>
      </w:r>
      <w:r w:rsidR="00CB3271">
        <w:t>must</w:t>
      </w:r>
      <w:r w:rsidR="00DE566D">
        <w:t xml:space="preserve"> do daily. </w:t>
      </w:r>
    </w:p>
    <w:p w14:paraId="34F281F2" w14:textId="5C8D8B9C" w:rsidR="000C6EAF" w:rsidRDefault="000C6EAF" w:rsidP="000C6EAF"/>
    <w:p w14:paraId="610038DF" w14:textId="67DF12EF" w:rsidR="000C6EAF" w:rsidRDefault="000C6EAF" w:rsidP="000C6EAF">
      <w:pPr>
        <w:rPr>
          <w:b/>
          <w:bCs/>
        </w:rPr>
      </w:pPr>
      <w:r w:rsidRPr="000C6EAF">
        <w:rPr>
          <w:b/>
          <w:bCs/>
        </w:rPr>
        <w:t xml:space="preserve">Project </w:t>
      </w:r>
      <w:r w:rsidR="00BB487E">
        <w:rPr>
          <w:b/>
          <w:bCs/>
        </w:rPr>
        <w:t>Scope</w:t>
      </w:r>
    </w:p>
    <w:p w14:paraId="1092993E" w14:textId="74E15608" w:rsidR="00940650" w:rsidRDefault="00C57707" w:rsidP="000C6EAF">
      <w:r>
        <w:t>The robot will automate processes like</w:t>
      </w:r>
      <w:r w:rsidR="00A347A1">
        <w:t xml:space="preserve">, the registering of patients and </w:t>
      </w:r>
      <w:r w:rsidR="00BC6E6B">
        <w:t xml:space="preserve">entering their data into the system. It will also help to </w:t>
      </w:r>
      <w:r w:rsidR="00E0112E">
        <w:t xml:space="preserve">schedule appointments and generate medical reports, as well as the sending of </w:t>
      </w:r>
      <w:r w:rsidR="00361E00">
        <w:t xml:space="preserve">confirmation emails and reminders. There will also be daily appointment summary reporting </w:t>
      </w:r>
      <w:r w:rsidR="00B803A9">
        <w:t xml:space="preserve">together along with error logging and exception handling. </w:t>
      </w:r>
      <w:r w:rsidR="00135EDF">
        <w:t xml:space="preserve">The robot will be interacting and making use of </w:t>
      </w:r>
      <w:r w:rsidR="00B1756E">
        <w:t>four</w:t>
      </w:r>
      <w:r w:rsidR="00135EDF">
        <w:t xml:space="preserve"> main applications</w:t>
      </w:r>
      <w:r w:rsidR="00BB3D6A">
        <w:t>. Excel, Outlook, Web browser, and Microsoft Word</w:t>
      </w:r>
      <w:r w:rsidR="008A50C5">
        <w:t>.</w:t>
      </w:r>
    </w:p>
    <w:p w14:paraId="0F75162D" w14:textId="77777777" w:rsidR="008A50C5" w:rsidRDefault="008A50C5" w:rsidP="000C6E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5262" w14:paraId="3FA8A9E8" w14:textId="77777777" w:rsidTr="001A5262">
        <w:tc>
          <w:tcPr>
            <w:tcW w:w="4508" w:type="dxa"/>
          </w:tcPr>
          <w:p w14:paraId="5263A0BF" w14:textId="45646BF4" w:rsidR="001A5262" w:rsidRDefault="00B9040F" w:rsidP="000C6EAF">
            <w:r>
              <w:t>Main Robot Functions</w:t>
            </w:r>
          </w:p>
        </w:tc>
        <w:tc>
          <w:tcPr>
            <w:tcW w:w="4508" w:type="dxa"/>
          </w:tcPr>
          <w:p w14:paraId="531AA13E" w14:textId="77777777" w:rsidR="001A5262" w:rsidRDefault="001A5262" w:rsidP="000C6EAF"/>
        </w:tc>
      </w:tr>
      <w:tr w:rsidR="001A5262" w14:paraId="262BC189" w14:textId="77777777" w:rsidTr="001A5262">
        <w:tc>
          <w:tcPr>
            <w:tcW w:w="4508" w:type="dxa"/>
          </w:tcPr>
          <w:p w14:paraId="448AEFB7" w14:textId="58B134F1" w:rsidR="001A5262" w:rsidRPr="005E233F" w:rsidRDefault="003925E6" w:rsidP="000C6EAF">
            <w:pPr>
              <w:rPr>
                <w:b/>
                <w:bCs/>
              </w:rPr>
            </w:pPr>
            <w:r w:rsidRPr="005E233F">
              <w:rPr>
                <w:b/>
                <w:bCs/>
              </w:rPr>
              <w:t>Patient Registration</w:t>
            </w:r>
          </w:p>
        </w:tc>
        <w:tc>
          <w:tcPr>
            <w:tcW w:w="4508" w:type="dxa"/>
          </w:tcPr>
          <w:p w14:paraId="06BD072E" w14:textId="77777777" w:rsidR="001A5262" w:rsidRDefault="003925E6" w:rsidP="000C6EAF">
            <w:r>
              <w:t xml:space="preserve">The robot will process new patient registration details from a web form or a </w:t>
            </w:r>
            <w:r w:rsidR="00BF1B65">
              <w:t>pdf registration form</w:t>
            </w:r>
          </w:p>
          <w:p w14:paraId="6BF5D2FE" w14:textId="77777777" w:rsidR="00BF1B65" w:rsidRDefault="00BF1B65" w:rsidP="000C6EAF"/>
          <w:p w14:paraId="7EA24C96" w14:textId="77777777" w:rsidR="00BF1B65" w:rsidRDefault="00BF1B65" w:rsidP="000C6EAF">
            <w:r>
              <w:t>The robot will extract details like:</w:t>
            </w:r>
          </w:p>
          <w:p w14:paraId="2EF8591B" w14:textId="77777777" w:rsidR="00BF1B65" w:rsidRDefault="00BF1B65" w:rsidP="000C6EAF"/>
          <w:p w14:paraId="11EFC2E4" w14:textId="77777777" w:rsidR="00BF1B65" w:rsidRDefault="00BF1B65" w:rsidP="0016792D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Patient Name</w:t>
            </w:r>
          </w:p>
          <w:p w14:paraId="382C6D8A" w14:textId="77777777" w:rsidR="00BF1B65" w:rsidRDefault="00BF1B65" w:rsidP="0016792D">
            <w:pPr>
              <w:pStyle w:val="ListParagraph"/>
              <w:numPr>
                <w:ilvl w:val="0"/>
                <w:numId w:val="1"/>
              </w:numPr>
            </w:pPr>
            <w:r>
              <w:t>NRIC or passport number</w:t>
            </w:r>
          </w:p>
          <w:p w14:paraId="73F95446" w14:textId="77777777" w:rsidR="00106AF8" w:rsidRDefault="00106AF8" w:rsidP="0016792D">
            <w:pPr>
              <w:pStyle w:val="ListParagraph"/>
              <w:numPr>
                <w:ilvl w:val="0"/>
                <w:numId w:val="1"/>
              </w:numPr>
            </w:pPr>
            <w:r>
              <w:t>Date of Birth</w:t>
            </w:r>
          </w:p>
          <w:p w14:paraId="774FA3E8" w14:textId="77777777" w:rsidR="00106AF8" w:rsidRDefault="00106AF8" w:rsidP="0016792D">
            <w:pPr>
              <w:pStyle w:val="ListParagraph"/>
              <w:numPr>
                <w:ilvl w:val="0"/>
                <w:numId w:val="1"/>
              </w:numPr>
            </w:pPr>
            <w:r>
              <w:t>Contact Number</w:t>
            </w:r>
          </w:p>
          <w:p w14:paraId="3CB86B75" w14:textId="77777777" w:rsidR="00106AF8" w:rsidRDefault="00106AF8" w:rsidP="0016792D">
            <w:pPr>
              <w:pStyle w:val="ListParagraph"/>
              <w:numPr>
                <w:ilvl w:val="0"/>
                <w:numId w:val="1"/>
              </w:numPr>
            </w:pPr>
            <w:r>
              <w:t>Email Address</w:t>
            </w:r>
          </w:p>
          <w:p w14:paraId="2B311C74" w14:textId="77777777" w:rsidR="00106AF8" w:rsidRDefault="0086220C" w:rsidP="0016792D">
            <w:pPr>
              <w:pStyle w:val="ListParagraph"/>
              <w:numPr>
                <w:ilvl w:val="0"/>
                <w:numId w:val="1"/>
              </w:numPr>
            </w:pPr>
            <w:r>
              <w:t>Home Address</w:t>
            </w:r>
          </w:p>
          <w:p w14:paraId="14B4E195" w14:textId="77777777" w:rsidR="0086220C" w:rsidRDefault="0086220C" w:rsidP="0016792D">
            <w:pPr>
              <w:pStyle w:val="ListParagraph"/>
              <w:numPr>
                <w:ilvl w:val="0"/>
                <w:numId w:val="1"/>
              </w:numPr>
            </w:pPr>
            <w:r>
              <w:t>Emergency contact</w:t>
            </w:r>
          </w:p>
          <w:p w14:paraId="1F09F0A2" w14:textId="77777777" w:rsidR="0086220C" w:rsidRDefault="0086220C" w:rsidP="0016792D">
            <w:pPr>
              <w:pStyle w:val="ListParagraph"/>
              <w:numPr>
                <w:ilvl w:val="0"/>
                <w:numId w:val="1"/>
              </w:numPr>
            </w:pPr>
            <w:r>
              <w:t>Requested Appointment date</w:t>
            </w:r>
          </w:p>
          <w:p w14:paraId="77529EE0" w14:textId="77777777" w:rsidR="0086220C" w:rsidRDefault="0086220C" w:rsidP="0016792D">
            <w:pPr>
              <w:pStyle w:val="ListParagraph"/>
              <w:numPr>
                <w:ilvl w:val="0"/>
                <w:numId w:val="1"/>
              </w:numPr>
            </w:pPr>
            <w:r>
              <w:t>Appointment type</w:t>
            </w:r>
          </w:p>
          <w:p w14:paraId="71B68183" w14:textId="77777777" w:rsidR="0016792D" w:rsidRDefault="0016792D" w:rsidP="000C6EAF"/>
          <w:p w14:paraId="211B0F6E" w14:textId="5F3EEAEE" w:rsidR="0016792D" w:rsidRDefault="0016792D" w:rsidP="000C6EAF">
            <w:r>
              <w:t>H.O.P.E will then save the patient information into an excel database,</w:t>
            </w:r>
          </w:p>
        </w:tc>
      </w:tr>
      <w:tr w:rsidR="001A5262" w14:paraId="26F4EBF0" w14:textId="77777777" w:rsidTr="001A5262">
        <w:tc>
          <w:tcPr>
            <w:tcW w:w="4508" w:type="dxa"/>
          </w:tcPr>
          <w:p w14:paraId="77AC5EB0" w14:textId="4A0F822B" w:rsidR="001A5262" w:rsidRPr="00D50EE9" w:rsidRDefault="005E233F" w:rsidP="00D50EE9">
            <w:pPr>
              <w:rPr>
                <w:b/>
                <w:bCs/>
              </w:rPr>
            </w:pPr>
            <w:r w:rsidRPr="00D50EE9">
              <w:rPr>
                <w:b/>
                <w:bCs/>
              </w:rPr>
              <w:lastRenderedPageBreak/>
              <w:t>Patient data entry</w:t>
            </w:r>
          </w:p>
        </w:tc>
        <w:tc>
          <w:tcPr>
            <w:tcW w:w="4508" w:type="dxa"/>
          </w:tcPr>
          <w:p w14:paraId="0ADA1C9C" w14:textId="77777777" w:rsidR="001A5262" w:rsidRDefault="005E233F" w:rsidP="000C6EAF">
            <w:r>
              <w:t xml:space="preserve">H.O.P.E will update </w:t>
            </w:r>
            <w:r w:rsidR="00EC3D8A">
              <w:t xml:space="preserve">the records with new administrative or medical information when it comes to existing </w:t>
            </w:r>
            <w:r w:rsidR="00555680">
              <w:t xml:space="preserve">patients. </w:t>
            </w:r>
          </w:p>
          <w:p w14:paraId="41DB25EF" w14:textId="77777777" w:rsidR="00555680" w:rsidRDefault="00555680" w:rsidP="000C6EAF"/>
          <w:p w14:paraId="5E339E0D" w14:textId="77777777" w:rsidR="00555680" w:rsidRDefault="00555680" w:rsidP="000C6EAF">
            <w:r>
              <w:t>Examples of updates will include:</w:t>
            </w:r>
          </w:p>
          <w:p w14:paraId="15ACD35A" w14:textId="77777777" w:rsidR="00555680" w:rsidRDefault="00555680" w:rsidP="000C6EAF"/>
          <w:p w14:paraId="6149EEF9" w14:textId="77777777" w:rsidR="00555680" w:rsidRDefault="00555680" w:rsidP="00D50EE9">
            <w:pPr>
              <w:pStyle w:val="ListParagraph"/>
              <w:numPr>
                <w:ilvl w:val="0"/>
                <w:numId w:val="2"/>
              </w:numPr>
            </w:pPr>
            <w:r>
              <w:t>Date of last visit</w:t>
            </w:r>
          </w:p>
          <w:p w14:paraId="05B9975A" w14:textId="77777777" w:rsidR="00555680" w:rsidRDefault="00555680" w:rsidP="00D50EE9">
            <w:pPr>
              <w:pStyle w:val="ListParagraph"/>
              <w:numPr>
                <w:ilvl w:val="0"/>
                <w:numId w:val="2"/>
              </w:numPr>
            </w:pPr>
            <w:r>
              <w:t xml:space="preserve">Appointment </w:t>
            </w:r>
            <w:r w:rsidR="00971063">
              <w:t>type</w:t>
            </w:r>
          </w:p>
          <w:p w14:paraId="6862870E" w14:textId="77777777" w:rsidR="00971063" w:rsidRDefault="00971063" w:rsidP="00D50EE9">
            <w:pPr>
              <w:pStyle w:val="ListParagraph"/>
              <w:numPr>
                <w:ilvl w:val="0"/>
                <w:numId w:val="2"/>
              </w:numPr>
            </w:pPr>
            <w:r>
              <w:t>Assigned doctor</w:t>
            </w:r>
          </w:p>
          <w:p w14:paraId="240EF79E" w14:textId="77777777" w:rsidR="00971063" w:rsidRDefault="00971063" w:rsidP="00D50EE9">
            <w:pPr>
              <w:pStyle w:val="ListParagraph"/>
              <w:numPr>
                <w:ilvl w:val="0"/>
                <w:numId w:val="2"/>
              </w:numPr>
            </w:pPr>
            <w:r>
              <w:t>Medical report status</w:t>
            </w:r>
          </w:p>
          <w:p w14:paraId="42E1E0D3" w14:textId="77777777" w:rsidR="00971063" w:rsidRDefault="00971063" w:rsidP="00D50EE9">
            <w:pPr>
              <w:pStyle w:val="ListParagraph"/>
              <w:numPr>
                <w:ilvl w:val="0"/>
                <w:numId w:val="2"/>
              </w:numPr>
            </w:pPr>
            <w:r>
              <w:t>Follow-up appointment</w:t>
            </w:r>
          </w:p>
          <w:p w14:paraId="7177C4E4" w14:textId="77777777" w:rsidR="00971063" w:rsidRDefault="00971063" w:rsidP="00D50EE9">
            <w:pPr>
              <w:pStyle w:val="ListParagraph"/>
              <w:numPr>
                <w:ilvl w:val="0"/>
                <w:numId w:val="2"/>
              </w:numPr>
            </w:pPr>
            <w:r>
              <w:t>Remarks left by clinic staff</w:t>
            </w:r>
          </w:p>
          <w:p w14:paraId="3A44082C" w14:textId="77777777" w:rsidR="001165A0" w:rsidRDefault="001165A0" w:rsidP="000C6EAF"/>
          <w:p w14:paraId="2AB96F70" w14:textId="01DEF805" w:rsidR="001165A0" w:rsidRDefault="001165A0" w:rsidP="000C6EAF">
            <w:r>
              <w:t xml:space="preserve">This shows that H.O.P.E does not only create new records but also maintains </w:t>
            </w:r>
            <w:r w:rsidR="00D50EE9">
              <w:t>existing patient records.</w:t>
            </w:r>
          </w:p>
        </w:tc>
      </w:tr>
      <w:tr w:rsidR="001A5262" w14:paraId="04E46549" w14:textId="77777777" w:rsidTr="001A5262">
        <w:tc>
          <w:tcPr>
            <w:tcW w:w="4508" w:type="dxa"/>
          </w:tcPr>
          <w:p w14:paraId="1D0C1E45" w14:textId="700A524A" w:rsidR="001A5262" w:rsidRPr="00166CC8" w:rsidRDefault="00BB6484" w:rsidP="000C6EAF">
            <w:pPr>
              <w:rPr>
                <w:b/>
                <w:bCs/>
              </w:rPr>
            </w:pPr>
            <w:r w:rsidRPr="00166CC8">
              <w:rPr>
                <w:b/>
                <w:bCs/>
              </w:rPr>
              <w:t>Appointment Scheduling</w:t>
            </w:r>
          </w:p>
        </w:tc>
        <w:tc>
          <w:tcPr>
            <w:tcW w:w="4508" w:type="dxa"/>
          </w:tcPr>
          <w:p w14:paraId="68F1E175" w14:textId="03D692CE" w:rsidR="001A5262" w:rsidRDefault="00FF0440" w:rsidP="000C6EAF">
            <w:r>
              <w:t xml:space="preserve">H.O.P.E will check for available appointment slots from an excel appointment </w:t>
            </w:r>
            <w:r w:rsidR="00781108">
              <w:t xml:space="preserve">schedule or web-based appointment portal. </w:t>
            </w:r>
          </w:p>
          <w:p w14:paraId="50379ED2" w14:textId="77777777" w:rsidR="00781108" w:rsidRDefault="00781108" w:rsidP="000C6EAF"/>
          <w:p w14:paraId="5D85F412" w14:textId="77777777" w:rsidR="00781108" w:rsidRDefault="00C4562D" w:rsidP="000C6EAF">
            <w:r>
              <w:t>The robot will:</w:t>
            </w:r>
          </w:p>
          <w:p w14:paraId="1E5E04F7" w14:textId="77777777" w:rsidR="00C4562D" w:rsidRDefault="00C4562D" w:rsidP="000C6EAF"/>
          <w:p w14:paraId="1DD6A907" w14:textId="77777777" w:rsidR="00C4562D" w:rsidRDefault="00C4562D" w:rsidP="00166CC8">
            <w:pPr>
              <w:pStyle w:val="ListParagraph"/>
              <w:numPr>
                <w:ilvl w:val="0"/>
                <w:numId w:val="4"/>
              </w:numPr>
            </w:pPr>
            <w:r>
              <w:t>Read the patients preferred appointment date</w:t>
            </w:r>
          </w:p>
          <w:p w14:paraId="6964E829" w14:textId="77777777" w:rsidR="00C4562D" w:rsidRDefault="00C4562D" w:rsidP="00166CC8">
            <w:pPr>
              <w:pStyle w:val="ListParagraph"/>
              <w:numPr>
                <w:ilvl w:val="0"/>
                <w:numId w:val="4"/>
              </w:numPr>
            </w:pPr>
            <w:r>
              <w:t>Check available slots</w:t>
            </w:r>
          </w:p>
          <w:p w14:paraId="48F1EE5A" w14:textId="77777777" w:rsidR="00C4562D" w:rsidRDefault="008E528C" w:rsidP="00166CC8">
            <w:pPr>
              <w:pStyle w:val="ListParagraph"/>
              <w:numPr>
                <w:ilvl w:val="0"/>
                <w:numId w:val="4"/>
              </w:numPr>
            </w:pPr>
            <w:r>
              <w:t>Assign the earliest avai</w:t>
            </w:r>
            <w:r w:rsidR="00794BF6">
              <w:t>lable slot</w:t>
            </w:r>
          </w:p>
          <w:p w14:paraId="4EB35225" w14:textId="77777777" w:rsidR="00794BF6" w:rsidRDefault="00794BF6" w:rsidP="00166CC8">
            <w:pPr>
              <w:pStyle w:val="ListParagraph"/>
              <w:numPr>
                <w:ilvl w:val="0"/>
                <w:numId w:val="4"/>
              </w:numPr>
            </w:pPr>
            <w:r>
              <w:t>Update the appointment schedule</w:t>
            </w:r>
          </w:p>
          <w:p w14:paraId="26D60799" w14:textId="77777777" w:rsidR="00794BF6" w:rsidRDefault="00794BF6" w:rsidP="00166CC8">
            <w:pPr>
              <w:pStyle w:val="ListParagraph"/>
              <w:numPr>
                <w:ilvl w:val="0"/>
                <w:numId w:val="4"/>
              </w:numPr>
            </w:pPr>
            <w:r>
              <w:t>Mark the slot as booked</w:t>
            </w:r>
          </w:p>
          <w:p w14:paraId="192F8AA9" w14:textId="77777777" w:rsidR="00794BF6" w:rsidRDefault="00794BF6" w:rsidP="00166CC8">
            <w:pPr>
              <w:pStyle w:val="ListParagraph"/>
              <w:numPr>
                <w:ilvl w:val="0"/>
                <w:numId w:val="4"/>
              </w:numPr>
            </w:pPr>
            <w:r>
              <w:t>Save the appointment details into the patient record</w:t>
            </w:r>
          </w:p>
          <w:p w14:paraId="74F20CDD" w14:textId="2931538B" w:rsidR="00166CC8" w:rsidRDefault="00166CC8" w:rsidP="00166CC8"/>
        </w:tc>
      </w:tr>
      <w:tr w:rsidR="001A5262" w14:paraId="19FF9EA9" w14:textId="77777777" w:rsidTr="001A5262">
        <w:tc>
          <w:tcPr>
            <w:tcW w:w="4508" w:type="dxa"/>
          </w:tcPr>
          <w:p w14:paraId="490E63AE" w14:textId="0E110250" w:rsidR="001A5262" w:rsidRPr="00DA56E8" w:rsidRDefault="00425CF7" w:rsidP="000C6EAF">
            <w:pPr>
              <w:rPr>
                <w:b/>
                <w:bCs/>
              </w:rPr>
            </w:pPr>
            <w:r w:rsidRPr="00DA56E8">
              <w:rPr>
                <w:b/>
                <w:bCs/>
              </w:rPr>
              <w:t>Medical Report Generation</w:t>
            </w:r>
          </w:p>
        </w:tc>
        <w:tc>
          <w:tcPr>
            <w:tcW w:w="4508" w:type="dxa"/>
          </w:tcPr>
          <w:p w14:paraId="6EBF49B5" w14:textId="77777777" w:rsidR="001A5262" w:rsidRDefault="004C56B8" w:rsidP="000C6EAF">
            <w:r>
              <w:t xml:space="preserve">A simple medical summary report using Microsoft </w:t>
            </w:r>
            <w:r w:rsidR="005C4212">
              <w:t>Word will be generated by the robot.</w:t>
            </w:r>
          </w:p>
          <w:p w14:paraId="0A090D84" w14:textId="77777777" w:rsidR="000947E0" w:rsidRDefault="000947E0" w:rsidP="000C6EAF">
            <w:r>
              <w:t xml:space="preserve"> </w:t>
            </w:r>
          </w:p>
          <w:p w14:paraId="4B62FE6E" w14:textId="77777777" w:rsidR="000947E0" w:rsidRDefault="000947E0" w:rsidP="000C6EAF">
            <w:r>
              <w:t>The report may include:</w:t>
            </w:r>
          </w:p>
          <w:p w14:paraId="15919197" w14:textId="77777777" w:rsidR="000947E0" w:rsidRDefault="000947E0" w:rsidP="000C6EAF"/>
          <w:p w14:paraId="110BDAD2" w14:textId="77777777" w:rsidR="000947E0" w:rsidRPr="00DA56E8" w:rsidRDefault="000947E0" w:rsidP="00DA56E8">
            <w:pPr>
              <w:pStyle w:val="ListParagraph"/>
              <w:numPr>
                <w:ilvl w:val="0"/>
                <w:numId w:val="5"/>
              </w:numPr>
            </w:pPr>
            <w:r w:rsidRPr="00DA56E8">
              <w:t>Patient ID</w:t>
            </w:r>
          </w:p>
          <w:p w14:paraId="7D4FD9C5" w14:textId="77777777" w:rsidR="000947E0" w:rsidRPr="00DA56E8" w:rsidRDefault="000947E0" w:rsidP="00DA56E8">
            <w:pPr>
              <w:pStyle w:val="ListParagraph"/>
              <w:numPr>
                <w:ilvl w:val="0"/>
                <w:numId w:val="5"/>
              </w:numPr>
            </w:pPr>
            <w:r w:rsidRPr="00DA56E8">
              <w:lastRenderedPageBreak/>
              <w:t>Patient Name</w:t>
            </w:r>
          </w:p>
          <w:p w14:paraId="50F40AFE" w14:textId="77777777" w:rsidR="000947E0" w:rsidRPr="00DA56E8" w:rsidRDefault="000947E0" w:rsidP="00DA56E8">
            <w:pPr>
              <w:pStyle w:val="ListParagraph"/>
              <w:numPr>
                <w:ilvl w:val="0"/>
                <w:numId w:val="5"/>
              </w:numPr>
            </w:pPr>
            <w:r w:rsidRPr="00DA56E8">
              <w:t xml:space="preserve">Appointment date </w:t>
            </w:r>
          </w:p>
          <w:p w14:paraId="4A58EEF1" w14:textId="77777777" w:rsidR="000947E0" w:rsidRPr="00DA56E8" w:rsidRDefault="000947E0" w:rsidP="00DA56E8">
            <w:pPr>
              <w:pStyle w:val="ListParagraph"/>
              <w:numPr>
                <w:ilvl w:val="0"/>
                <w:numId w:val="5"/>
              </w:numPr>
            </w:pPr>
            <w:r w:rsidRPr="00DA56E8">
              <w:t xml:space="preserve">Assigned </w:t>
            </w:r>
            <w:r w:rsidR="00DE54BA" w:rsidRPr="00DA56E8">
              <w:t>doctor</w:t>
            </w:r>
          </w:p>
          <w:p w14:paraId="246A3F69" w14:textId="77777777" w:rsidR="00DE54BA" w:rsidRPr="00DA56E8" w:rsidRDefault="00DE54BA" w:rsidP="00DA56E8">
            <w:pPr>
              <w:pStyle w:val="ListParagraph"/>
              <w:numPr>
                <w:ilvl w:val="0"/>
                <w:numId w:val="5"/>
              </w:numPr>
            </w:pPr>
            <w:r w:rsidRPr="00DA56E8">
              <w:t>Appointment type</w:t>
            </w:r>
          </w:p>
          <w:p w14:paraId="396AAF98" w14:textId="77777777" w:rsidR="00DE54BA" w:rsidRPr="00DA56E8" w:rsidRDefault="00DE54BA" w:rsidP="00DA56E8">
            <w:pPr>
              <w:pStyle w:val="ListParagraph"/>
              <w:numPr>
                <w:ilvl w:val="0"/>
                <w:numId w:val="5"/>
              </w:numPr>
            </w:pPr>
            <w:r w:rsidRPr="00DA56E8">
              <w:t>Medical report status</w:t>
            </w:r>
          </w:p>
          <w:p w14:paraId="2EE6CA5F" w14:textId="77777777" w:rsidR="00DE54BA" w:rsidRPr="00DA56E8" w:rsidRDefault="00E92DAF" w:rsidP="00DA56E8">
            <w:pPr>
              <w:pStyle w:val="ListParagraph"/>
              <w:numPr>
                <w:ilvl w:val="0"/>
                <w:numId w:val="5"/>
              </w:numPr>
            </w:pPr>
            <w:r w:rsidRPr="00DA56E8">
              <w:t>Follow-up instructions</w:t>
            </w:r>
          </w:p>
          <w:p w14:paraId="615BB69B" w14:textId="77777777" w:rsidR="00E92DAF" w:rsidRDefault="00E92DAF" w:rsidP="000C6EAF"/>
          <w:p w14:paraId="4812F2F6" w14:textId="7C57F957" w:rsidR="00E92DAF" w:rsidRDefault="00E92DAF" w:rsidP="000C6EAF">
            <w:r>
              <w:t xml:space="preserve">After generating the Word Document, the robot </w:t>
            </w:r>
            <w:r w:rsidR="00DA56E8">
              <w:t>can export or save it as a PDF File.</w:t>
            </w:r>
          </w:p>
        </w:tc>
      </w:tr>
      <w:tr w:rsidR="001A5262" w14:paraId="78A922D0" w14:textId="77777777" w:rsidTr="001A5262">
        <w:tc>
          <w:tcPr>
            <w:tcW w:w="4508" w:type="dxa"/>
          </w:tcPr>
          <w:p w14:paraId="7E768452" w14:textId="1DEF0229" w:rsidR="001A5262" w:rsidRPr="002F5341" w:rsidRDefault="00A52FF1" w:rsidP="000C6EAF">
            <w:pPr>
              <w:rPr>
                <w:b/>
                <w:bCs/>
              </w:rPr>
            </w:pPr>
            <w:r w:rsidRPr="002F5341">
              <w:rPr>
                <w:b/>
                <w:bCs/>
              </w:rPr>
              <w:lastRenderedPageBreak/>
              <w:t>Email Confirmation</w:t>
            </w:r>
          </w:p>
        </w:tc>
        <w:tc>
          <w:tcPr>
            <w:tcW w:w="4508" w:type="dxa"/>
          </w:tcPr>
          <w:p w14:paraId="13400CAE" w14:textId="77777777" w:rsidR="001A5262" w:rsidRDefault="00E86496" w:rsidP="000C6EAF">
            <w:r>
              <w:t xml:space="preserve">H.O.P.E will use Outlook to send an appointment </w:t>
            </w:r>
            <w:r w:rsidR="005A5E41">
              <w:t>confirmation email to the patient.</w:t>
            </w:r>
          </w:p>
          <w:p w14:paraId="16616D9C" w14:textId="77777777" w:rsidR="00EF7738" w:rsidRDefault="00EF7738" w:rsidP="000C6EAF"/>
          <w:p w14:paraId="1FAD3577" w14:textId="77777777" w:rsidR="00EF7738" w:rsidRDefault="00EF7738" w:rsidP="000C6EAF">
            <w:r>
              <w:t>The email will include:</w:t>
            </w:r>
          </w:p>
          <w:p w14:paraId="4BA2677B" w14:textId="77777777" w:rsidR="00EF7738" w:rsidRDefault="00EF7738" w:rsidP="000C6EAF"/>
          <w:p w14:paraId="17EFEF99" w14:textId="77777777" w:rsidR="00EF7738" w:rsidRDefault="00EF7738" w:rsidP="002F5341">
            <w:pPr>
              <w:pStyle w:val="ListParagraph"/>
              <w:numPr>
                <w:ilvl w:val="0"/>
                <w:numId w:val="6"/>
              </w:numPr>
            </w:pPr>
            <w:r>
              <w:t>Patient Name</w:t>
            </w:r>
          </w:p>
          <w:p w14:paraId="2493B9D5" w14:textId="77777777" w:rsidR="00EF7738" w:rsidRDefault="00EF7738" w:rsidP="002F5341">
            <w:pPr>
              <w:pStyle w:val="ListParagraph"/>
              <w:numPr>
                <w:ilvl w:val="0"/>
                <w:numId w:val="6"/>
              </w:numPr>
            </w:pPr>
            <w:r>
              <w:t>Appointment date</w:t>
            </w:r>
          </w:p>
          <w:p w14:paraId="266D8C95" w14:textId="77777777" w:rsidR="00EF7738" w:rsidRDefault="00EF7738" w:rsidP="002F5341">
            <w:pPr>
              <w:pStyle w:val="ListParagraph"/>
              <w:numPr>
                <w:ilvl w:val="0"/>
                <w:numId w:val="6"/>
              </w:numPr>
            </w:pPr>
            <w:r>
              <w:t>Appointment time</w:t>
            </w:r>
          </w:p>
          <w:p w14:paraId="5E584B98" w14:textId="77777777" w:rsidR="00EF7738" w:rsidRDefault="00EF7738" w:rsidP="002F5341">
            <w:pPr>
              <w:pStyle w:val="ListParagraph"/>
              <w:numPr>
                <w:ilvl w:val="0"/>
                <w:numId w:val="6"/>
              </w:numPr>
            </w:pPr>
            <w:r>
              <w:t>Clinic location</w:t>
            </w:r>
          </w:p>
          <w:p w14:paraId="1BDC74E3" w14:textId="77777777" w:rsidR="00EF7738" w:rsidRDefault="00EF7738" w:rsidP="002F5341">
            <w:pPr>
              <w:pStyle w:val="ListParagraph"/>
              <w:numPr>
                <w:ilvl w:val="0"/>
                <w:numId w:val="6"/>
              </w:numPr>
            </w:pPr>
            <w:r>
              <w:t>Assigned doctor</w:t>
            </w:r>
          </w:p>
          <w:p w14:paraId="6E209F0D" w14:textId="77777777" w:rsidR="00EF7738" w:rsidRDefault="00EF7738" w:rsidP="002F5341">
            <w:pPr>
              <w:pStyle w:val="ListParagraph"/>
              <w:numPr>
                <w:ilvl w:val="0"/>
                <w:numId w:val="6"/>
              </w:numPr>
            </w:pPr>
            <w:r>
              <w:t>Reminder instructions</w:t>
            </w:r>
          </w:p>
          <w:p w14:paraId="53EF0943" w14:textId="77777777" w:rsidR="005B5C0C" w:rsidRDefault="005B5C0C" w:rsidP="000C6EAF"/>
          <w:p w14:paraId="23BF3035" w14:textId="3ED6236D" w:rsidR="005B5C0C" w:rsidRDefault="00C22D90" w:rsidP="000C6EAF">
            <w:r>
              <w:t xml:space="preserve">The robot will ensure the details in the email </w:t>
            </w:r>
            <w:r w:rsidR="00B945EB">
              <w:t>are personalised using extracted patient data.</w:t>
            </w:r>
          </w:p>
        </w:tc>
      </w:tr>
      <w:tr w:rsidR="001A5262" w14:paraId="35533666" w14:textId="77777777" w:rsidTr="001A5262">
        <w:tc>
          <w:tcPr>
            <w:tcW w:w="4508" w:type="dxa"/>
          </w:tcPr>
          <w:p w14:paraId="0D3B2763" w14:textId="0E2BF4DC" w:rsidR="001A5262" w:rsidRPr="00B84FD9" w:rsidRDefault="00FA4DAC" w:rsidP="000C6EAF">
            <w:pPr>
              <w:rPr>
                <w:b/>
                <w:bCs/>
              </w:rPr>
            </w:pPr>
            <w:r w:rsidRPr="00B84FD9">
              <w:rPr>
                <w:b/>
                <w:bCs/>
              </w:rPr>
              <w:t>Daily Appointment Summary report</w:t>
            </w:r>
          </w:p>
        </w:tc>
        <w:tc>
          <w:tcPr>
            <w:tcW w:w="4508" w:type="dxa"/>
          </w:tcPr>
          <w:p w14:paraId="21B189EE" w14:textId="77777777" w:rsidR="001A5262" w:rsidRDefault="009154EC" w:rsidP="000C6EAF">
            <w:r>
              <w:t>The robot will generate a daily report at the end of the process</w:t>
            </w:r>
            <w:r w:rsidR="00D90574">
              <w:t>.</w:t>
            </w:r>
          </w:p>
          <w:p w14:paraId="6B3073C8" w14:textId="77777777" w:rsidR="00D90574" w:rsidRDefault="00D90574" w:rsidP="000C6EAF"/>
          <w:p w14:paraId="2E9C6C39" w14:textId="77777777" w:rsidR="00D90574" w:rsidRDefault="00D90574" w:rsidP="000C6EAF">
            <w:r>
              <w:t>The report will include:</w:t>
            </w:r>
          </w:p>
          <w:p w14:paraId="47FE2483" w14:textId="77777777" w:rsidR="00D90574" w:rsidRDefault="00D90574" w:rsidP="000C6EAF"/>
          <w:p w14:paraId="5EA33FAE" w14:textId="77777777" w:rsidR="00D90574" w:rsidRDefault="00760DF0" w:rsidP="00B84FD9">
            <w:pPr>
              <w:pStyle w:val="ListParagraph"/>
              <w:numPr>
                <w:ilvl w:val="0"/>
                <w:numId w:val="7"/>
              </w:numPr>
            </w:pPr>
            <w:r>
              <w:t>Total appointments scheduled</w:t>
            </w:r>
          </w:p>
          <w:p w14:paraId="19A55C9F" w14:textId="77777777" w:rsidR="00760DF0" w:rsidRDefault="00760DF0" w:rsidP="00B84FD9">
            <w:pPr>
              <w:pStyle w:val="ListParagraph"/>
              <w:numPr>
                <w:ilvl w:val="0"/>
                <w:numId w:val="7"/>
              </w:numPr>
            </w:pPr>
            <w:r>
              <w:t>Number of new patients</w:t>
            </w:r>
          </w:p>
          <w:p w14:paraId="5A707AA1" w14:textId="77777777" w:rsidR="00760DF0" w:rsidRDefault="00760DF0" w:rsidP="00B84FD9">
            <w:pPr>
              <w:pStyle w:val="ListParagraph"/>
              <w:numPr>
                <w:ilvl w:val="0"/>
                <w:numId w:val="7"/>
              </w:numPr>
            </w:pPr>
            <w:r>
              <w:t>Number of returning patients</w:t>
            </w:r>
          </w:p>
          <w:p w14:paraId="16F734B5" w14:textId="77777777" w:rsidR="00760DF0" w:rsidRDefault="00B84FD9" w:rsidP="00B84FD9">
            <w:pPr>
              <w:pStyle w:val="ListParagraph"/>
              <w:numPr>
                <w:ilvl w:val="0"/>
                <w:numId w:val="7"/>
              </w:numPr>
            </w:pPr>
            <w:r>
              <w:t>Cancelled or failed cases</w:t>
            </w:r>
          </w:p>
          <w:p w14:paraId="261812A4" w14:textId="77777777" w:rsidR="00B84FD9" w:rsidRDefault="00B84FD9" w:rsidP="00B84FD9">
            <w:pPr>
              <w:pStyle w:val="ListParagraph"/>
              <w:numPr>
                <w:ilvl w:val="0"/>
                <w:numId w:val="7"/>
              </w:numPr>
            </w:pPr>
            <w:r>
              <w:t>Missing information cases</w:t>
            </w:r>
          </w:p>
          <w:p w14:paraId="21F7BC39" w14:textId="77777777" w:rsidR="00B84FD9" w:rsidRDefault="00B84FD9" w:rsidP="00B84FD9">
            <w:pPr>
              <w:pStyle w:val="ListParagraph"/>
              <w:numPr>
                <w:ilvl w:val="0"/>
                <w:numId w:val="7"/>
              </w:numPr>
            </w:pPr>
            <w:r>
              <w:t>Successfully processed records</w:t>
            </w:r>
          </w:p>
          <w:p w14:paraId="6DFD825D" w14:textId="77777777" w:rsidR="00B84FD9" w:rsidRDefault="00B84FD9" w:rsidP="000C6EAF"/>
          <w:p w14:paraId="3162C603" w14:textId="7750488D" w:rsidR="00B84FD9" w:rsidRDefault="00B84FD9" w:rsidP="000C6EAF">
            <w:r>
              <w:t>This report will be saved in Excel and can also be emailed to the clinic manager.</w:t>
            </w:r>
          </w:p>
        </w:tc>
      </w:tr>
    </w:tbl>
    <w:p w14:paraId="54484B24" w14:textId="77777777" w:rsidR="008A50C5" w:rsidRPr="004A48D8" w:rsidRDefault="008A50C5" w:rsidP="000C6EAF"/>
    <w:p w14:paraId="4FC6B56A" w14:textId="77777777" w:rsidR="00BB487E" w:rsidRDefault="00BB487E" w:rsidP="00BB487E">
      <w:pPr>
        <w:rPr>
          <w:b/>
          <w:bCs/>
        </w:rPr>
      </w:pPr>
      <w:r w:rsidRPr="000C6EAF">
        <w:rPr>
          <w:b/>
          <w:bCs/>
        </w:rPr>
        <w:t>Justification</w:t>
      </w:r>
    </w:p>
    <w:p w14:paraId="4CDE235E" w14:textId="6B71E365" w:rsidR="00ED44E4" w:rsidRDefault="00ED44E4" w:rsidP="00BB487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B773388" wp14:editId="22260E62">
            <wp:extent cx="5731510" cy="1238885"/>
            <wp:effectExtent l="0" t="0" r="2540" b="0"/>
            <wp:docPr id="1503689251" name="Picture 2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89251" name="Picture 2" descr="A close-up of a sig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12F00BE" wp14:editId="415983E7">
            <wp:extent cx="5731510" cy="3429000"/>
            <wp:effectExtent l="0" t="0" r="2540" b="0"/>
            <wp:docPr id="289164827" name="Picture 3" descr="A post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64827" name="Picture 3" descr="A poster with text and imag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B2D9374" wp14:editId="15D04094">
            <wp:extent cx="5731510" cy="3575685"/>
            <wp:effectExtent l="0" t="0" r="2540" b="5715"/>
            <wp:docPr id="1664632340" name="Picture 4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2340" name="Picture 4" descr="A graph of blue ba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7266" w14:textId="1BDA3CFF" w:rsidR="00ED44E4" w:rsidRPr="00D212A0" w:rsidRDefault="00D212A0" w:rsidP="00BB487E">
      <w:r>
        <w:t>Globally, hospitals are facing a crisis with understaffing, driven by an aging population, workforce burnout, and early retirements</w:t>
      </w:r>
      <w:r w:rsidR="009937D6">
        <w:t xml:space="preserve">. The World Health Organisation projects a global </w:t>
      </w:r>
      <w:r w:rsidR="009937D6">
        <w:lastRenderedPageBreak/>
        <w:t xml:space="preserve">shortage of over </w:t>
      </w:r>
      <w:r w:rsidR="00E864D6">
        <w:t>11 million healthcare workers. In Singapore, the Ministry of Health faces vacancy rates of 12%</w:t>
      </w:r>
      <w:r w:rsidR="00C6365D">
        <w:t xml:space="preserve">for registered </w:t>
      </w:r>
      <w:r w:rsidR="00645DEA">
        <w:t>nurses and</w:t>
      </w:r>
      <w:r w:rsidR="00C6365D">
        <w:t xml:space="preserve"> requires 15,000 additional healthcare professionals by 2030.</w:t>
      </w:r>
      <w:r w:rsidR="00645DEA">
        <w:t xml:space="preserve"> Understaffing could lead to a variety of errors, one of which include </w:t>
      </w:r>
      <w:r w:rsidR="003769CA">
        <w:t xml:space="preserve">Medical Errors, whereby Nurses working short-staffed experience </w:t>
      </w:r>
      <w:r w:rsidR="00A60030">
        <w:t>higher rates of mental fatigue, which compromises clinical judgement.</w:t>
      </w:r>
      <w:r w:rsidR="00D95959">
        <w:t xml:space="preserve"> Despite the number of hospital staff increasing, so does the </w:t>
      </w:r>
      <w:r w:rsidR="0028034B">
        <w:t>demand for such workers.</w:t>
      </w:r>
      <w:r w:rsidR="00A60030">
        <w:t xml:space="preserve"> I believe my robot will help with this</w:t>
      </w:r>
      <w:r w:rsidR="00694E5B">
        <w:t xml:space="preserve">. For one, it will be removing a huge chunk of labour from the hands of the nurses </w:t>
      </w:r>
      <w:r w:rsidR="001D57D2">
        <w:t>which would help to alleviate the mental fatigue. This may also close some of the gaps in the workforce as it transforms one of the roles of a nurse into a more automated process, thus allowing them to dedicate more time into caring for patients in their care.</w:t>
      </w:r>
    </w:p>
    <w:p w14:paraId="195CB95D" w14:textId="77777777" w:rsidR="00BB487E" w:rsidRDefault="00BB487E" w:rsidP="00BB487E">
      <w:pPr>
        <w:rPr>
          <w:b/>
          <w:bCs/>
        </w:rPr>
      </w:pPr>
      <w:r w:rsidRPr="00336BD4">
        <w:rPr>
          <w:b/>
          <w:bCs/>
        </w:rPr>
        <w:t>Need for automation</w:t>
      </w:r>
    </w:p>
    <w:p w14:paraId="5D7A7BAE" w14:textId="20D1D003" w:rsidR="00336BD4" w:rsidRDefault="008E460F" w:rsidP="00BB487E">
      <w:r>
        <w:t xml:space="preserve">Healthcare </w:t>
      </w:r>
      <w:r w:rsidR="00EE7E52">
        <w:t>administrative</w:t>
      </w:r>
      <w:r>
        <w:t xml:space="preserve"> staff often handle a large </w:t>
      </w:r>
      <w:r w:rsidR="006A6A75">
        <w:t>number of patient records and appointment requests. When this is done manually</w:t>
      </w:r>
      <w:r w:rsidR="00431009">
        <w:t xml:space="preserve">, staff may spend a lot of time copying information between forms, spreadsheets, </w:t>
      </w:r>
      <w:r w:rsidR="00567BAD">
        <w:t>emails, and scheduling systems.</w:t>
      </w:r>
    </w:p>
    <w:p w14:paraId="3EDA891A" w14:textId="2DB5BE42" w:rsidR="00567BAD" w:rsidRPr="008E460F" w:rsidRDefault="00567BAD" w:rsidP="00BB487E">
      <w:r>
        <w:t xml:space="preserve">Manual processing can cause problems like inputting incorrect patient details, the duplication of </w:t>
      </w:r>
      <w:r w:rsidR="00D23EA9">
        <w:t>patient records, missing appointment requests</w:t>
      </w:r>
      <w:r w:rsidR="00391CD5">
        <w:t>, and delayed confirmation emails. It may also lead to the poor tracking of daily appointment</w:t>
      </w:r>
      <w:r w:rsidR="003E79BB">
        <w:t>s and an increased workload for reception sta</w:t>
      </w:r>
      <w:r w:rsidR="00166F5A">
        <w:t>ff.</w:t>
      </w:r>
      <w:r w:rsidR="00423EE0">
        <w:t xml:space="preserve"> Automation is needed to reduce repetitive data entry and improve </w:t>
      </w:r>
      <w:r w:rsidR="00EE7E52">
        <w:t>the reliability of the healthcare administrative process.</w:t>
      </w:r>
    </w:p>
    <w:p w14:paraId="153FEA65" w14:textId="77777777" w:rsidR="00BB487E" w:rsidRDefault="00BB487E" w:rsidP="00BB487E">
      <w:pPr>
        <w:rPr>
          <w:b/>
          <w:bCs/>
        </w:rPr>
      </w:pPr>
      <w:r w:rsidRPr="00EE7E52">
        <w:rPr>
          <w:b/>
          <w:bCs/>
        </w:rPr>
        <w:t>Value of automation</w:t>
      </w:r>
    </w:p>
    <w:p w14:paraId="3FE1F2F1" w14:textId="1240E9EA" w:rsidR="00EE7E52" w:rsidRDefault="00901F87" w:rsidP="00BB487E">
      <w:r>
        <w:t>The robot will provide value in the following ways: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2D54" w14:paraId="7AFFEF62" w14:textId="77777777" w:rsidTr="00692D54">
        <w:tc>
          <w:tcPr>
            <w:tcW w:w="4508" w:type="dxa"/>
          </w:tcPr>
          <w:p w14:paraId="6D5A3BB8" w14:textId="1B002749" w:rsidR="00692D54" w:rsidRDefault="00692D54" w:rsidP="00BB487E">
            <w:r>
              <w:t>Improves Productivity</w:t>
            </w:r>
          </w:p>
        </w:tc>
        <w:tc>
          <w:tcPr>
            <w:tcW w:w="4508" w:type="dxa"/>
          </w:tcPr>
          <w:p w14:paraId="39B1F48F" w14:textId="4732DD3C" w:rsidR="00692D54" w:rsidRDefault="00692D54" w:rsidP="00BB487E">
            <w:r>
              <w:t xml:space="preserve">The robot </w:t>
            </w:r>
            <w:r w:rsidR="006C2465">
              <w:t xml:space="preserve">can process registration </w:t>
            </w:r>
            <w:r w:rsidR="008B0DA5">
              <w:t xml:space="preserve">forms, update records, </w:t>
            </w:r>
            <w:r w:rsidR="00B263EA">
              <w:t>schedule appointments, and send emails faster than manual processing.</w:t>
            </w:r>
          </w:p>
        </w:tc>
      </w:tr>
      <w:tr w:rsidR="00692D54" w14:paraId="1B357006" w14:textId="77777777" w:rsidTr="00692D54">
        <w:tc>
          <w:tcPr>
            <w:tcW w:w="4508" w:type="dxa"/>
          </w:tcPr>
          <w:p w14:paraId="478F6FD9" w14:textId="5AEFE8DB" w:rsidR="00692D54" w:rsidRDefault="00B263EA" w:rsidP="00BB487E">
            <w:r>
              <w:t>Reduces Human Error</w:t>
            </w:r>
          </w:p>
        </w:tc>
        <w:tc>
          <w:tcPr>
            <w:tcW w:w="4508" w:type="dxa"/>
          </w:tcPr>
          <w:p w14:paraId="64C2AB60" w14:textId="45C9A1D0" w:rsidR="00692D54" w:rsidRDefault="0053444C" w:rsidP="00BB487E">
            <w:r>
              <w:t xml:space="preserve">The robot can validate required fields and check for missing or duplicate patient details </w:t>
            </w:r>
            <w:r w:rsidR="00667C00">
              <w:t>before updating records.</w:t>
            </w:r>
          </w:p>
        </w:tc>
      </w:tr>
      <w:tr w:rsidR="00692D54" w14:paraId="377CE520" w14:textId="77777777" w:rsidTr="00692D54">
        <w:tc>
          <w:tcPr>
            <w:tcW w:w="4508" w:type="dxa"/>
          </w:tcPr>
          <w:p w14:paraId="6C174A1A" w14:textId="682E4653" w:rsidR="00692D54" w:rsidRDefault="00667C00" w:rsidP="00BB487E">
            <w:r>
              <w:t xml:space="preserve">Improves Patient </w:t>
            </w:r>
            <w:r w:rsidR="00F701A3">
              <w:t>Experience</w:t>
            </w:r>
          </w:p>
        </w:tc>
        <w:tc>
          <w:tcPr>
            <w:tcW w:w="4508" w:type="dxa"/>
          </w:tcPr>
          <w:p w14:paraId="5482C2ED" w14:textId="7BA65400" w:rsidR="00692D54" w:rsidRDefault="00F701A3" w:rsidP="00BB487E">
            <w:r>
              <w:t xml:space="preserve">Patients can receive confirmation </w:t>
            </w:r>
            <w:r w:rsidR="00AC1B10">
              <w:t>emails faster, reducing uncertainty about their appointment details.</w:t>
            </w:r>
          </w:p>
        </w:tc>
      </w:tr>
      <w:tr w:rsidR="00692D54" w14:paraId="739816F9" w14:textId="77777777" w:rsidTr="00692D54">
        <w:tc>
          <w:tcPr>
            <w:tcW w:w="4508" w:type="dxa"/>
          </w:tcPr>
          <w:p w14:paraId="4D6ECD19" w14:textId="0F473880" w:rsidR="00692D54" w:rsidRDefault="00F533F6" w:rsidP="00BB487E">
            <w:r>
              <w:t>Improves Record Accuracy</w:t>
            </w:r>
          </w:p>
        </w:tc>
        <w:tc>
          <w:tcPr>
            <w:tcW w:w="4508" w:type="dxa"/>
          </w:tcPr>
          <w:p w14:paraId="2EBF1512" w14:textId="1AC0650D" w:rsidR="00692D54" w:rsidRDefault="00F533F6" w:rsidP="00BB487E">
            <w:r>
              <w:t>Patient and appointment records are updated consistently in Excel and generated reports</w:t>
            </w:r>
            <w:r w:rsidR="00627BF4">
              <w:t>.</w:t>
            </w:r>
          </w:p>
        </w:tc>
      </w:tr>
      <w:tr w:rsidR="00692D54" w14:paraId="146E19BE" w14:textId="77777777" w:rsidTr="00692D54">
        <w:tc>
          <w:tcPr>
            <w:tcW w:w="4508" w:type="dxa"/>
          </w:tcPr>
          <w:p w14:paraId="2CB63A94" w14:textId="47DA483F" w:rsidR="00692D54" w:rsidRDefault="00627BF4" w:rsidP="00BB487E">
            <w:r>
              <w:t>Supports Better Management Reporting</w:t>
            </w:r>
          </w:p>
        </w:tc>
        <w:tc>
          <w:tcPr>
            <w:tcW w:w="4508" w:type="dxa"/>
          </w:tcPr>
          <w:p w14:paraId="65F21DCC" w14:textId="26D20468" w:rsidR="00692D54" w:rsidRDefault="000814D8" w:rsidP="00BB487E">
            <w:r>
              <w:t xml:space="preserve">The daily appointment summary allows clinic managers to </w:t>
            </w:r>
            <w:r w:rsidR="004F2EB6">
              <w:t xml:space="preserve">track workload </w:t>
            </w:r>
            <w:r w:rsidR="00F91FDB">
              <w:t>and appointme</w:t>
            </w:r>
            <w:r w:rsidR="006D04F9">
              <w:t>nt status more easily.</w:t>
            </w:r>
          </w:p>
        </w:tc>
      </w:tr>
    </w:tbl>
    <w:p w14:paraId="5268D21C" w14:textId="77777777" w:rsidR="00692D54" w:rsidRPr="00EE7E52" w:rsidRDefault="00692D54" w:rsidP="00BB487E"/>
    <w:p w14:paraId="606CFA2F" w14:textId="500FF4B7" w:rsidR="00BB487E" w:rsidRPr="00EE7E52" w:rsidRDefault="00BB487E" w:rsidP="00BB487E">
      <w:pPr>
        <w:rPr>
          <w:b/>
          <w:bCs/>
        </w:rPr>
      </w:pPr>
      <w:r w:rsidRPr="00EE7E52">
        <w:rPr>
          <w:b/>
          <w:bCs/>
        </w:rPr>
        <w:t>How does it improve productivity?</w:t>
      </w:r>
    </w:p>
    <w:p w14:paraId="22BD9DFB" w14:textId="2C70EA1B" w:rsidR="00BB487E" w:rsidRDefault="00FB7E97" w:rsidP="00BB487E">
      <w:r>
        <w:t xml:space="preserve">The Home Of </w:t>
      </w:r>
      <w:r w:rsidR="001A05EB">
        <w:t>Primary Envisage (HOPE)</w:t>
      </w:r>
      <w:r w:rsidR="00743BAA">
        <w:t xml:space="preserve"> will improve productivity by automating the more time-consuming administrative tasks</w:t>
      </w:r>
      <w:r w:rsidR="007B1690">
        <w:t xml:space="preserve"> like patient registration, patient data entry, appointment scheduling, report generation, and email confirmation. </w:t>
      </w:r>
      <w:r w:rsidR="002015D2">
        <w:t xml:space="preserve">Without the automation, the hospital/ clinic staff will have to manually open each form, read patient details, </w:t>
      </w:r>
      <w:r w:rsidR="00847C12">
        <w:t xml:space="preserve">type the information into Excel, check appointment slots, prepare reports, </w:t>
      </w:r>
      <w:r w:rsidR="00136E6D">
        <w:t xml:space="preserve">and send emails one by one. This is extremely </w:t>
      </w:r>
      <w:r w:rsidR="00136E6D">
        <w:lastRenderedPageBreak/>
        <w:t>time consuming, especially when many patients register in a day</w:t>
      </w:r>
      <w:r w:rsidR="002D4F52">
        <w:t>. With HOPE, these steps can be completed automatically in one continuous process.</w:t>
      </w:r>
    </w:p>
    <w:p w14:paraId="18EB655A" w14:textId="77777777" w:rsidR="002D544E" w:rsidRDefault="002D544E" w:rsidP="00BB48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5991" w14:paraId="6C536434" w14:textId="77777777" w:rsidTr="00515991">
        <w:tc>
          <w:tcPr>
            <w:tcW w:w="3005" w:type="dxa"/>
          </w:tcPr>
          <w:p w14:paraId="57F41D63" w14:textId="439902B2" w:rsidR="00515991" w:rsidRDefault="00515991" w:rsidP="00BB487E">
            <w:r>
              <w:t>Task</w:t>
            </w:r>
          </w:p>
        </w:tc>
        <w:tc>
          <w:tcPr>
            <w:tcW w:w="3005" w:type="dxa"/>
          </w:tcPr>
          <w:p w14:paraId="4B1830DC" w14:textId="57EE3F46" w:rsidR="00515991" w:rsidRDefault="00515991" w:rsidP="00BB487E">
            <w:r>
              <w:t>Manual Process</w:t>
            </w:r>
          </w:p>
        </w:tc>
        <w:tc>
          <w:tcPr>
            <w:tcW w:w="3006" w:type="dxa"/>
          </w:tcPr>
          <w:p w14:paraId="7A175637" w14:textId="5139781A" w:rsidR="00515991" w:rsidRDefault="00515991" w:rsidP="00BB487E">
            <w:r>
              <w:t>Automated Process</w:t>
            </w:r>
          </w:p>
        </w:tc>
      </w:tr>
      <w:tr w:rsidR="00515991" w14:paraId="55591E15" w14:textId="77777777" w:rsidTr="00515991">
        <w:tc>
          <w:tcPr>
            <w:tcW w:w="3005" w:type="dxa"/>
          </w:tcPr>
          <w:p w14:paraId="56381234" w14:textId="2EFD5185" w:rsidR="00515991" w:rsidRDefault="00266E18" w:rsidP="00BB487E">
            <w:r>
              <w:t>Patient registration</w:t>
            </w:r>
          </w:p>
        </w:tc>
        <w:tc>
          <w:tcPr>
            <w:tcW w:w="3005" w:type="dxa"/>
          </w:tcPr>
          <w:p w14:paraId="401F43B6" w14:textId="01EBA38B" w:rsidR="00515991" w:rsidRDefault="00266E18" w:rsidP="00BB487E">
            <w:r>
              <w:t xml:space="preserve">Staff manually reads and types patient details </w:t>
            </w:r>
          </w:p>
        </w:tc>
        <w:tc>
          <w:tcPr>
            <w:tcW w:w="3006" w:type="dxa"/>
          </w:tcPr>
          <w:p w14:paraId="0A756966" w14:textId="13C60480" w:rsidR="00515991" w:rsidRDefault="00266E18" w:rsidP="00BB487E">
            <w:r>
              <w:t>Robot extracts and enters patient details automatically</w:t>
            </w:r>
          </w:p>
        </w:tc>
      </w:tr>
      <w:tr w:rsidR="00515991" w14:paraId="2EAFB3C2" w14:textId="77777777" w:rsidTr="00515991">
        <w:tc>
          <w:tcPr>
            <w:tcW w:w="3005" w:type="dxa"/>
          </w:tcPr>
          <w:p w14:paraId="56E3F607" w14:textId="51663D1E" w:rsidR="00515991" w:rsidRDefault="001F797D" w:rsidP="00BB487E">
            <w:r>
              <w:t xml:space="preserve">Patient data entry </w:t>
            </w:r>
          </w:p>
        </w:tc>
        <w:tc>
          <w:tcPr>
            <w:tcW w:w="3005" w:type="dxa"/>
          </w:tcPr>
          <w:p w14:paraId="026241B0" w14:textId="38D3F620" w:rsidR="00515991" w:rsidRDefault="001F797D" w:rsidP="00BB487E">
            <w:r>
              <w:t>Staff updates records one by one</w:t>
            </w:r>
          </w:p>
        </w:tc>
        <w:tc>
          <w:tcPr>
            <w:tcW w:w="3006" w:type="dxa"/>
          </w:tcPr>
          <w:p w14:paraId="0E7EB9EF" w14:textId="753679F5" w:rsidR="00515991" w:rsidRDefault="001F797D" w:rsidP="00BB487E">
            <w:r>
              <w:t xml:space="preserve">Robot </w:t>
            </w:r>
            <w:r w:rsidR="00B871E3">
              <w:t>updates Excel records automatically</w:t>
            </w:r>
          </w:p>
        </w:tc>
      </w:tr>
      <w:tr w:rsidR="00515991" w14:paraId="037E7E82" w14:textId="77777777" w:rsidTr="00515991">
        <w:tc>
          <w:tcPr>
            <w:tcW w:w="3005" w:type="dxa"/>
          </w:tcPr>
          <w:p w14:paraId="258FF138" w14:textId="7E232BE6" w:rsidR="00515991" w:rsidRDefault="00B871E3" w:rsidP="00BB487E">
            <w:r>
              <w:t>Appointment scheduling</w:t>
            </w:r>
          </w:p>
        </w:tc>
        <w:tc>
          <w:tcPr>
            <w:tcW w:w="3005" w:type="dxa"/>
          </w:tcPr>
          <w:p w14:paraId="1E25BFB9" w14:textId="71D33966" w:rsidR="00515991" w:rsidRDefault="00B871E3" w:rsidP="00BB487E">
            <w:r>
              <w:t>Staff checks available slots manually</w:t>
            </w:r>
          </w:p>
        </w:tc>
        <w:tc>
          <w:tcPr>
            <w:tcW w:w="3006" w:type="dxa"/>
          </w:tcPr>
          <w:p w14:paraId="2938CF89" w14:textId="0907662C" w:rsidR="00515991" w:rsidRDefault="00BA7A08" w:rsidP="00BB487E">
            <w:r>
              <w:t>Robot finds and assigns available slots</w:t>
            </w:r>
          </w:p>
        </w:tc>
      </w:tr>
      <w:tr w:rsidR="00515991" w14:paraId="469E3834" w14:textId="77777777" w:rsidTr="00515991">
        <w:tc>
          <w:tcPr>
            <w:tcW w:w="3005" w:type="dxa"/>
          </w:tcPr>
          <w:p w14:paraId="26C7FC7F" w14:textId="188E4463" w:rsidR="00515991" w:rsidRDefault="00BA7A08" w:rsidP="00BB487E">
            <w:r>
              <w:t>Medical report generation</w:t>
            </w:r>
          </w:p>
        </w:tc>
        <w:tc>
          <w:tcPr>
            <w:tcW w:w="3005" w:type="dxa"/>
          </w:tcPr>
          <w:p w14:paraId="612E619C" w14:textId="2D01BBAC" w:rsidR="00515991" w:rsidRDefault="00BA7A08" w:rsidP="00BB487E">
            <w:r>
              <w:t>Staff prepares Word/PDF reports manually</w:t>
            </w:r>
          </w:p>
        </w:tc>
        <w:tc>
          <w:tcPr>
            <w:tcW w:w="3006" w:type="dxa"/>
          </w:tcPr>
          <w:p w14:paraId="4B6396D5" w14:textId="636DD29B" w:rsidR="00515991" w:rsidRDefault="00BA7A08" w:rsidP="00BB487E">
            <w:r>
              <w:t xml:space="preserve">Robot </w:t>
            </w:r>
            <w:r w:rsidR="009E2CDE">
              <w:t>generates reports using a template</w:t>
            </w:r>
          </w:p>
        </w:tc>
      </w:tr>
      <w:tr w:rsidR="00515991" w14:paraId="69390C2C" w14:textId="77777777" w:rsidTr="00515991">
        <w:tc>
          <w:tcPr>
            <w:tcW w:w="3005" w:type="dxa"/>
          </w:tcPr>
          <w:p w14:paraId="3EDF0007" w14:textId="61D47667" w:rsidR="00515991" w:rsidRDefault="009E2CDE" w:rsidP="00BB487E">
            <w:r>
              <w:t>Email confirmation</w:t>
            </w:r>
          </w:p>
        </w:tc>
        <w:tc>
          <w:tcPr>
            <w:tcW w:w="3005" w:type="dxa"/>
          </w:tcPr>
          <w:p w14:paraId="0C10DDEB" w14:textId="6CC08874" w:rsidR="00515991" w:rsidRDefault="006850E5" w:rsidP="00BB487E">
            <w:r>
              <w:t>Staff writes and sends emails manually</w:t>
            </w:r>
          </w:p>
        </w:tc>
        <w:tc>
          <w:tcPr>
            <w:tcW w:w="3006" w:type="dxa"/>
          </w:tcPr>
          <w:p w14:paraId="7E1E3DE2" w14:textId="4408E6C4" w:rsidR="00515991" w:rsidRDefault="006850E5" w:rsidP="00BB487E">
            <w:r>
              <w:t>Robot sends personalised Outlook emails automatically</w:t>
            </w:r>
          </w:p>
        </w:tc>
      </w:tr>
      <w:tr w:rsidR="00515991" w14:paraId="2DB62B9A" w14:textId="77777777" w:rsidTr="00515991">
        <w:tc>
          <w:tcPr>
            <w:tcW w:w="3005" w:type="dxa"/>
          </w:tcPr>
          <w:p w14:paraId="0713ACDD" w14:textId="57B97D12" w:rsidR="00515991" w:rsidRDefault="006850E5" w:rsidP="00BB487E">
            <w:r>
              <w:t>Daily report</w:t>
            </w:r>
          </w:p>
        </w:tc>
        <w:tc>
          <w:tcPr>
            <w:tcW w:w="3005" w:type="dxa"/>
          </w:tcPr>
          <w:p w14:paraId="18DB472C" w14:textId="69445A7A" w:rsidR="00515991" w:rsidRDefault="006850E5" w:rsidP="00BB487E">
            <w:r>
              <w:t>Staff counts and prepares summary manually</w:t>
            </w:r>
          </w:p>
        </w:tc>
        <w:tc>
          <w:tcPr>
            <w:tcW w:w="3006" w:type="dxa"/>
          </w:tcPr>
          <w:p w14:paraId="2F460EE5" w14:textId="5DE318A7" w:rsidR="00515991" w:rsidRDefault="006850E5" w:rsidP="00BB487E">
            <w:r>
              <w:t>Robot generates daily summary automatically</w:t>
            </w:r>
          </w:p>
        </w:tc>
      </w:tr>
    </w:tbl>
    <w:p w14:paraId="0F8F7ED4" w14:textId="71EBCB93" w:rsidR="002D544E" w:rsidRDefault="002D544E" w:rsidP="00BB487E"/>
    <w:p w14:paraId="363C3243" w14:textId="1F16A5CC" w:rsidR="0052571F" w:rsidRDefault="0052571F" w:rsidP="00BB487E">
      <w:r>
        <w:t xml:space="preserve">The robot will allow </w:t>
      </w:r>
      <w:r w:rsidR="006400F0">
        <w:t xml:space="preserve">the healthcare staff to process more patient registrations and appointments in </w:t>
      </w:r>
      <w:r w:rsidR="00E17B3A">
        <w:t xml:space="preserve">a shorter time, while also reducing errors and freeing staff to focus on patient service. </w:t>
      </w:r>
    </w:p>
    <w:p w14:paraId="74FF78B3" w14:textId="77777777" w:rsidR="000C6EAF" w:rsidRPr="000C6EAF" w:rsidRDefault="000C6EAF" w:rsidP="000C6EAF">
      <w:pPr>
        <w:rPr>
          <w:b/>
          <w:bCs/>
        </w:rPr>
      </w:pPr>
      <w:r w:rsidRPr="000C6EAF">
        <w:rPr>
          <w:b/>
          <w:bCs/>
        </w:rPr>
        <w:t>Robot Category</w:t>
      </w:r>
    </w:p>
    <w:p w14:paraId="07C65A60" w14:textId="5F52D9E4" w:rsidR="000C6EAF" w:rsidRDefault="006D04F9" w:rsidP="000C6EAF">
      <w:r>
        <w:t>Unattended</w:t>
      </w:r>
    </w:p>
    <w:p w14:paraId="2347E916" w14:textId="3A5FB5F6" w:rsidR="006D04F9" w:rsidRDefault="006D04F9" w:rsidP="000C6EAF">
      <w:r>
        <w:t xml:space="preserve">The robot is designed </w:t>
      </w:r>
      <w:r w:rsidR="00A05AE5">
        <w:t>as an unattended robot because it can run automatically at scheduled times.</w:t>
      </w:r>
      <w:r w:rsidR="00F30657">
        <w:t xml:space="preserve"> It will do things like process new patient registrations every morning, check for new appointment </w:t>
      </w:r>
      <w:r w:rsidR="006F0DD1">
        <w:t xml:space="preserve">requests every hour, and generate appointment reports at the end of the day. </w:t>
      </w:r>
    </w:p>
    <w:p w14:paraId="63C4147F" w14:textId="77777777" w:rsidR="000C6EAF" w:rsidRDefault="000C6EAF" w:rsidP="000C6EAF"/>
    <w:p w14:paraId="20FFCD1D" w14:textId="77777777" w:rsidR="000C6EAF" w:rsidRPr="000C6EAF" w:rsidRDefault="000C6EAF" w:rsidP="000C6EAF">
      <w:pPr>
        <w:rPr>
          <w:b/>
          <w:bCs/>
        </w:rPr>
      </w:pPr>
      <w:r w:rsidRPr="000C6EAF">
        <w:rPr>
          <w:b/>
          <w:bCs/>
        </w:rPr>
        <w:t>Current Scenario</w:t>
      </w:r>
    </w:p>
    <w:p w14:paraId="051A9063" w14:textId="15A9BC7D" w:rsidR="000C6EAF" w:rsidRDefault="00A71A4E" w:rsidP="006D34B1">
      <w:pPr>
        <w:pStyle w:val="ListParagraph"/>
        <w:numPr>
          <w:ilvl w:val="0"/>
          <w:numId w:val="8"/>
        </w:numPr>
      </w:pPr>
      <w:r>
        <w:t>Patient submits a registration form through PDF or online form</w:t>
      </w:r>
    </w:p>
    <w:p w14:paraId="37267AD1" w14:textId="19E64D8B" w:rsidR="00A71A4E" w:rsidRDefault="00A71A4E" w:rsidP="006D34B1">
      <w:pPr>
        <w:pStyle w:val="ListParagraph"/>
        <w:numPr>
          <w:ilvl w:val="0"/>
          <w:numId w:val="8"/>
        </w:numPr>
      </w:pPr>
      <w:r>
        <w:t xml:space="preserve">Clinic staff </w:t>
      </w:r>
      <w:r w:rsidR="003F092E">
        <w:t>manually opens the form</w:t>
      </w:r>
    </w:p>
    <w:p w14:paraId="444E7181" w14:textId="05429975" w:rsidR="003F092E" w:rsidRDefault="003F092E" w:rsidP="006D34B1">
      <w:pPr>
        <w:pStyle w:val="ListParagraph"/>
        <w:numPr>
          <w:ilvl w:val="0"/>
          <w:numId w:val="8"/>
        </w:numPr>
      </w:pPr>
      <w:r>
        <w:t>Staff reads the patient’s personal details</w:t>
      </w:r>
    </w:p>
    <w:p w14:paraId="62E4993C" w14:textId="7D815239" w:rsidR="003F092E" w:rsidRDefault="003822DE" w:rsidP="006D34B1">
      <w:pPr>
        <w:pStyle w:val="ListParagraph"/>
        <w:numPr>
          <w:ilvl w:val="0"/>
          <w:numId w:val="8"/>
        </w:numPr>
      </w:pPr>
      <w:r>
        <w:t>Staff manually enters the details into excel</w:t>
      </w:r>
    </w:p>
    <w:p w14:paraId="54507A76" w14:textId="0EA8FFA2" w:rsidR="003822DE" w:rsidRDefault="003822DE" w:rsidP="006D34B1">
      <w:pPr>
        <w:pStyle w:val="ListParagraph"/>
        <w:numPr>
          <w:ilvl w:val="0"/>
          <w:numId w:val="8"/>
        </w:numPr>
      </w:pPr>
      <w:r>
        <w:t>Staff checks whether the patient already exists</w:t>
      </w:r>
    </w:p>
    <w:p w14:paraId="7A8C48B9" w14:textId="4C92F37F" w:rsidR="003822DE" w:rsidRDefault="00691A11" w:rsidP="006D34B1">
      <w:pPr>
        <w:pStyle w:val="ListParagraph"/>
        <w:numPr>
          <w:ilvl w:val="0"/>
          <w:numId w:val="8"/>
        </w:numPr>
      </w:pPr>
      <w:r>
        <w:t>Staff searches for available appointment slots</w:t>
      </w:r>
    </w:p>
    <w:p w14:paraId="19512360" w14:textId="38C29D86" w:rsidR="00691A11" w:rsidRDefault="006C5C7C" w:rsidP="006D34B1">
      <w:pPr>
        <w:pStyle w:val="ListParagraph"/>
        <w:numPr>
          <w:ilvl w:val="0"/>
          <w:numId w:val="8"/>
        </w:numPr>
      </w:pPr>
      <w:r>
        <w:t>Staff manually updates the appointment schedule</w:t>
      </w:r>
    </w:p>
    <w:p w14:paraId="372450F3" w14:textId="55BFB2DB" w:rsidR="006C5C7C" w:rsidRDefault="00490AD4" w:rsidP="006D34B1">
      <w:pPr>
        <w:pStyle w:val="ListParagraph"/>
        <w:numPr>
          <w:ilvl w:val="0"/>
          <w:numId w:val="8"/>
        </w:numPr>
      </w:pPr>
      <w:r>
        <w:t>Staff creates or updates patient record</w:t>
      </w:r>
    </w:p>
    <w:p w14:paraId="6D3DD67A" w14:textId="00DFD04B" w:rsidR="00490AD4" w:rsidRDefault="00490AD4" w:rsidP="006D34B1">
      <w:pPr>
        <w:pStyle w:val="ListParagraph"/>
        <w:numPr>
          <w:ilvl w:val="0"/>
          <w:numId w:val="8"/>
        </w:numPr>
      </w:pPr>
      <w:r>
        <w:t xml:space="preserve">Staff manually </w:t>
      </w:r>
      <w:r w:rsidR="00F12DF4">
        <w:t>prepares a medical summary or appointment document</w:t>
      </w:r>
    </w:p>
    <w:p w14:paraId="1AFEDF51" w14:textId="2716A009" w:rsidR="00F12DF4" w:rsidRDefault="00F12DF4" w:rsidP="006D34B1">
      <w:pPr>
        <w:pStyle w:val="ListParagraph"/>
        <w:numPr>
          <w:ilvl w:val="0"/>
          <w:numId w:val="8"/>
        </w:numPr>
      </w:pPr>
      <w:r>
        <w:t>Staff writes a confirmation email</w:t>
      </w:r>
    </w:p>
    <w:p w14:paraId="45808843" w14:textId="26BA980B" w:rsidR="00B51961" w:rsidRDefault="00B51961" w:rsidP="006D34B1">
      <w:pPr>
        <w:pStyle w:val="ListParagraph"/>
        <w:numPr>
          <w:ilvl w:val="0"/>
          <w:numId w:val="8"/>
        </w:numPr>
      </w:pPr>
      <w:r>
        <w:t>Staff sends email to the patient</w:t>
      </w:r>
    </w:p>
    <w:p w14:paraId="28BC81A6" w14:textId="6E99ABDE" w:rsidR="00B51961" w:rsidRDefault="00B51961" w:rsidP="006D34B1">
      <w:pPr>
        <w:pStyle w:val="ListParagraph"/>
        <w:numPr>
          <w:ilvl w:val="0"/>
          <w:numId w:val="8"/>
        </w:numPr>
      </w:pPr>
      <w:r>
        <w:t xml:space="preserve">Staff updates the daily </w:t>
      </w:r>
      <w:r w:rsidR="00A52141">
        <w:t>appointment report manually</w:t>
      </w:r>
    </w:p>
    <w:p w14:paraId="33BBE4D4" w14:textId="7B7E2369" w:rsidR="00A52141" w:rsidRDefault="00A52141" w:rsidP="006D34B1">
      <w:pPr>
        <w:pStyle w:val="ListParagraph"/>
        <w:numPr>
          <w:ilvl w:val="0"/>
          <w:numId w:val="8"/>
        </w:numPr>
      </w:pPr>
      <w:r>
        <w:t xml:space="preserve">Staff repeats the process </w:t>
      </w:r>
      <w:r w:rsidR="006D34B1">
        <w:t>for every patient</w:t>
      </w:r>
    </w:p>
    <w:p w14:paraId="3319FD82" w14:textId="77777777" w:rsidR="000C6EAF" w:rsidRPr="000C6EAF" w:rsidRDefault="000C6EAF" w:rsidP="000C6EAF">
      <w:pPr>
        <w:rPr>
          <w:b/>
          <w:bCs/>
        </w:rPr>
      </w:pPr>
      <w:r w:rsidRPr="000C6EAF">
        <w:rPr>
          <w:b/>
          <w:bCs/>
        </w:rPr>
        <w:t>Automation Scenario</w:t>
      </w:r>
    </w:p>
    <w:p w14:paraId="21DC6CB3" w14:textId="1AEF9D1B" w:rsidR="000C6EAF" w:rsidRDefault="00200694" w:rsidP="00C25F65">
      <w:pPr>
        <w:pStyle w:val="ListParagraph"/>
        <w:numPr>
          <w:ilvl w:val="0"/>
          <w:numId w:val="9"/>
        </w:numPr>
      </w:pPr>
      <w:r>
        <w:t>H.O.P.E</w:t>
      </w:r>
      <w:r w:rsidR="006D34B1">
        <w:t xml:space="preserve"> opens the patient registration source from PDF or web browser</w:t>
      </w:r>
    </w:p>
    <w:p w14:paraId="7EF9F5C8" w14:textId="18716B6F" w:rsidR="006D34B1" w:rsidRDefault="006D34B1" w:rsidP="00C25F65">
      <w:pPr>
        <w:pStyle w:val="ListParagraph"/>
        <w:numPr>
          <w:ilvl w:val="0"/>
          <w:numId w:val="9"/>
        </w:numPr>
      </w:pPr>
      <w:r>
        <w:t>H.O.P.E extracts patient details</w:t>
      </w:r>
    </w:p>
    <w:p w14:paraId="13C7D3C4" w14:textId="01C72C20" w:rsidR="006D34B1" w:rsidRDefault="0049046F" w:rsidP="00C25F65">
      <w:pPr>
        <w:pStyle w:val="ListParagraph"/>
        <w:numPr>
          <w:ilvl w:val="0"/>
          <w:numId w:val="9"/>
        </w:numPr>
      </w:pPr>
      <w:r>
        <w:lastRenderedPageBreak/>
        <w:t xml:space="preserve">H.O.P.E </w:t>
      </w:r>
      <w:r w:rsidR="00F550D3">
        <w:t>validates required fields</w:t>
      </w:r>
    </w:p>
    <w:p w14:paraId="4CB096CD" w14:textId="662C4576" w:rsidR="00F550D3" w:rsidRDefault="00F550D3" w:rsidP="00C25F65">
      <w:pPr>
        <w:pStyle w:val="ListParagraph"/>
        <w:numPr>
          <w:ilvl w:val="0"/>
          <w:numId w:val="9"/>
        </w:numPr>
      </w:pPr>
      <w:r>
        <w:t xml:space="preserve">H.O.P.E </w:t>
      </w:r>
      <w:r w:rsidR="00647E4E">
        <w:t>Checks whether patient already exists in Excel</w:t>
      </w:r>
    </w:p>
    <w:p w14:paraId="619DF55A" w14:textId="4525AF8A" w:rsidR="00647E4E" w:rsidRDefault="00647E4E" w:rsidP="00C25F65">
      <w:pPr>
        <w:pStyle w:val="ListParagraph"/>
        <w:numPr>
          <w:ilvl w:val="0"/>
          <w:numId w:val="9"/>
        </w:numPr>
      </w:pPr>
      <w:r>
        <w:t xml:space="preserve">If the patient is new, </w:t>
      </w:r>
      <w:r w:rsidR="00C72019">
        <w:t>the robot creates a new patient record</w:t>
      </w:r>
    </w:p>
    <w:p w14:paraId="1F250945" w14:textId="1B14B51E" w:rsidR="00C72019" w:rsidRDefault="00C72019" w:rsidP="00C25F65">
      <w:pPr>
        <w:pStyle w:val="ListParagraph"/>
        <w:numPr>
          <w:ilvl w:val="0"/>
          <w:numId w:val="9"/>
        </w:numPr>
      </w:pPr>
      <w:r>
        <w:t>If the patient already exists</w:t>
      </w:r>
      <w:r w:rsidR="009E0E27">
        <w:t>, the robot updates the existing record</w:t>
      </w:r>
    </w:p>
    <w:p w14:paraId="17DCE234" w14:textId="275AC930" w:rsidR="009E0E27" w:rsidRDefault="009E0E27" w:rsidP="00C25F65">
      <w:pPr>
        <w:pStyle w:val="ListParagraph"/>
        <w:numPr>
          <w:ilvl w:val="0"/>
          <w:numId w:val="9"/>
        </w:numPr>
      </w:pPr>
      <w:r>
        <w:t xml:space="preserve">Robot </w:t>
      </w:r>
      <w:r w:rsidR="00FF7E90">
        <w:t>checks appointment availability</w:t>
      </w:r>
    </w:p>
    <w:p w14:paraId="4D4CB55F" w14:textId="7D34B1BF" w:rsidR="00FF7E90" w:rsidRDefault="00FF7E90" w:rsidP="00C25F65">
      <w:pPr>
        <w:pStyle w:val="ListParagraph"/>
        <w:numPr>
          <w:ilvl w:val="0"/>
          <w:numId w:val="9"/>
        </w:numPr>
      </w:pPr>
      <w:r>
        <w:t>Robot assigns an appointment slot</w:t>
      </w:r>
    </w:p>
    <w:p w14:paraId="69641FFC" w14:textId="2E7C0AB1" w:rsidR="00FF7E90" w:rsidRDefault="00FF7E90" w:rsidP="00C25F65">
      <w:pPr>
        <w:pStyle w:val="ListParagraph"/>
        <w:numPr>
          <w:ilvl w:val="0"/>
          <w:numId w:val="9"/>
        </w:numPr>
      </w:pPr>
      <w:r>
        <w:t xml:space="preserve">Robot </w:t>
      </w:r>
      <w:r w:rsidR="006837CC">
        <w:t>updates the appointment schedule</w:t>
      </w:r>
    </w:p>
    <w:p w14:paraId="59E18B30" w14:textId="0197AEAC" w:rsidR="006837CC" w:rsidRDefault="006837CC" w:rsidP="00C25F65">
      <w:pPr>
        <w:pStyle w:val="ListParagraph"/>
        <w:numPr>
          <w:ilvl w:val="0"/>
          <w:numId w:val="9"/>
        </w:numPr>
      </w:pPr>
      <w:r>
        <w:t xml:space="preserve">Robot </w:t>
      </w:r>
      <w:r w:rsidR="00586DE4">
        <w:t>generates a Word medical summary report</w:t>
      </w:r>
    </w:p>
    <w:p w14:paraId="3CF1338E" w14:textId="2BED8E97" w:rsidR="00586DE4" w:rsidRDefault="00586DE4" w:rsidP="00C25F65">
      <w:pPr>
        <w:pStyle w:val="ListParagraph"/>
        <w:numPr>
          <w:ilvl w:val="0"/>
          <w:numId w:val="9"/>
        </w:numPr>
      </w:pPr>
      <w:r>
        <w:t xml:space="preserve">Robot saves </w:t>
      </w:r>
      <w:r w:rsidR="00283CDD">
        <w:t>or exports the report as PDF</w:t>
      </w:r>
    </w:p>
    <w:p w14:paraId="0BEEB4EF" w14:textId="7BF8BB16" w:rsidR="00283CDD" w:rsidRDefault="00283CDD" w:rsidP="00C25F65">
      <w:pPr>
        <w:pStyle w:val="ListParagraph"/>
        <w:numPr>
          <w:ilvl w:val="0"/>
          <w:numId w:val="9"/>
        </w:numPr>
      </w:pPr>
      <w:r>
        <w:t>Robot sends a personalised Outlook confirmation email</w:t>
      </w:r>
    </w:p>
    <w:p w14:paraId="59B5B27F" w14:textId="15E5003C" w:rsidR="00283CDD" w:rsidRDefault="00C53A50" w:rsidP="00C25F65">
      <w:pPr>
        <w:pStyle w:val="ListParagraph"/>
        <w:numPr>
          <w:ilvl w:val="0"/>
          <w:numId w:val="9"/>
        </w:numPr>
      </w:pPr>
      <w:r>
        <w:t>Robot updates the daily appointment summary report</w:t>
      </w:r>
    </w:p>
    <w:p w14:paraId="6E47A25D" w14:textId="3BFA78B3" w:rsidR="00C53A50" w:rsidRDefault="00C53A50" w:rsidP="00C25F65">
      <w:pPr>
        <w:pStyle w:val="ListParagraph"/>
        <w:numPr>
          <w:ilvl w:val="0"/>
          <w:numId w:val="9"/>
        </w:numPr>
      </w:pPr>
      <w:r>
        <w:t xml:space="preserve">Robot records successful and </w:t>
      </w:r>
      <w:r w:rsidR="00C25F65">
        <w:t>failed transactions in an error log.</w:t>
      </w:r>
    </w:p>
    <w:p w14:paraId="505B74DD" w14:textId="77777777" w:rsidR="000C6EAF" w:rsidRPr="000C6EAF" w:rsidRDefault="000C6EAF" w:rsidP="000C6EAF">
      <w:pPr>
        <w:rPr>
          <w:b/>
          <w:bCs/>
        </w:rPr>
      </w:pPr>
      <w:r w:rsidRPr="000C6EAF">
        <w:rPr>
          <w:b/>
          <w:bCs/>
        </w:rPr>
        <w:t>Process Flow Chart</w:t>
      </w:r>
    </w:p>
    <w:p w14:paraId="40CA0B62" w14:textId="4712404B" w:rsidR="000C6EAF" w:rsidRDefault="008F3EDF" w:rsidP="000C6EAF">
      <w:r>
        <w:rPr>
          <w:noProof/>
        </w:rPr>
        <w:lastRenderedPageBreak/>
        <w:drawing>
          <wp:inline distT="0" distB="0" distL="0" distR="0" wp14:anchorId="2239676C" wp14:editId="4523C756">
            <wp:extent cx="4391660" cy="8863330"/>
            <wp:effectExtent l="0" t="0" r="8890" b="0"/>
            <wp:docPr id="17570629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2999" name="Picture 1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78B4" w14:textId="412091D0" w:rsidR="00296EA4" w:rsidRDefault="000C6EAF" w:rsidP="00296EA4">
      <w:r w:rsidRPr="000C6EAF">
        <w:rPr>
          <w:b/>
          <w:bCs/>
        </w:rPr>
        <w:lastRenderedPageBreak/>
        <w:t>References</w:t>
      </w:r>
      <w:r w:rsidR="00BB487E">
        <w:rPr>
          <w:b/>
          <w:bCs/>
        </w:rPr>
        <w:br/>
      </w:r>
      <w:r w:rsidR="00296EA4" w:rsidRPr="00296EA4">
        <w:t xml:space="preserve">Leuchter, R. K., Delarmente, B. A., Vangala, S., Tsugawa, Y., &amp; Sarkisian, C. A. (2025). Health care staffing shortages and potential national hospital bed shortage. </w:t>
      </w:r>
      <w:r w:rsidR="00296EA4" w:rsidRPr="00296EA4">
        <w:rPr>
          <w:i/>
          <w:iCs/>
        </w:rPr>
        <w:t>JAMA Network Open</w:t>
      </w:r>
      <w:r w:rsidR="00296EA4" w:rsidRPr="00296EA4">
        <w:t xml:space="preserve">, </w:t>
      </w:r>
      <w:r w:rsidR="00296EA4" w:rsidRPr="00296EA4">
        <w:rPr>
          <w:i/>
          <w:iCs/>
        </w:rPr>
        <w:t>8</w:t>
      </w:r>
      <w:r w:rsidR="00296EA4" w:rsidRPr="00296EA4">
        <w:t xml:space="preserve">(2), e2460645. </w:t>
      </w:r>
      <w:hyperlink r:id="rId13" w:history="1">
        <w:r w:rsidR="00296EA4" w:rsidRPr="0073245D">
          <w:rPr>
            <w:rStyle w:val="Hyperlink"/>
          </w:rPr>
          <w:t>https://doi.org/10.1001/jamanetworkopen.2024.60645</w:t>
        </w:r>
      </w:hyperlink>
    </w:p>
    <w:p w14:paraId="08748314" w14:textId="77777777" w:rsidR="00296EA4" w:rsidRDefault="00296EA4" w:rsidP="00296EA4"/>
    <w:p w14:paraId="7E2508EE" w14:textId="77777777" w:rsidR="007E446A" w:rsidRPr="007E446A" w:rsidRDefault="007E446A" w:rsidP="007E446A">
      <w:r w:rsidRPr="007E446A">
        <w:t xml:space="preserve">Corestaff Pte Ltd. (2026, January 26). </w:t>
      </w:r>
      <w:r w:rsidRPr="007E446A">
        <w:rPr>
          <w:i/>
          <w:iCs/>
        </w:rPr>
        <w:t>Healthcare Recruitment Singapore: Addressing the critical shortage of medical professionals in 2026</w:t>
      </w:r>
      <w:r w:rsidRPr="007E446A">
        <w:t>. https://www.corestaff.com.sg/healthcare-recruitment-singapore-medical-talent-shortage/</w:t>
      </w:r>
    </w:p>
    <w:p w14:paraId="1DD309EF" w14:textId="77777777" w:rsidR="00296EA4" w:rsidRDefault="00296EA4" w:rsidP="00296EA4"/>
    <w:p w14:paraId="69B4248F" w14:textId="77777777" w:rsidR="002676FE" w:rsidRPr="002676FE" w:rsidRDefault="002676FE" w:rsidP="002676FE">
      <w:r w:rsidRPr="002676FE">
        <w:t xml:space="preserve">Executive Board, &amp; Director-General. (2024). </w:t>
      </w:r>
      <w:r w:rsidRPr="002676FE">
        <w:rPr>
          <w:i/>
          <w:iCs/>
        </w:rPr>
        <w:t>Global strategy on human resources for health: workforce 2030</w:t>
      </w:r>
      <w:r w:rsidRPr="002676FE">
        <w:t>. https://apps.who.int/gb/ebwha/pdf_files/EB156/B156_15-en.pdf</w:t>
      </w:r>
    </w:p>
    <w:p w14:paraId="7EE4A89B" w14:textId="77777777" w:rsidR="002676FE" w:rsidRDefault="002676FE" w:rsidP="00296EA4"/>
    <w:p w14:paraId="3750E1E6" w14:textId="77777777" w:rsidR="00EA72EE" w:rsidRPr="00EA72EE" w:rsidRDefault="00EA72EE" w:rsidP="00EA72EE">
      <w:r w:rsidRPr="00EA72EE">
        <w:rPr>
          <w:i/>
          <w:iCs/>
        </w:rPr>
        <w:t>HEALTHCARE MANPOWER DEMAND</w:t>
      </w:r>
      <w:r w:rsidRPr="00EA72EE">
        <w:t>. (n.d.). Ministry of Health. https://www.moh.gov.sg/newsroom/healthcare-manpower-demand/</w:t>
      </w:r>
    </w:p>
    <w:p w14:paraId="5129F7EF" w14:textId="77777777" w:rsidR="00EA72EE" w:rsidRDefault="00EA72EE" w:rsidP="00296EA4"/>
    <w:p w14:paraId="77DF75FF" w14:textId="77777777" w:rsidR="005F4083" w:rsidRPr="005F4083" w:rsidRDefault="005F4083" w:rsidP="005F4083">
      <w:r w:rsidRPr="005F4083">
        <w:rPr>
          <w:i/>
          <w:iCs/>
        </w:rPr>
        <w:t>CURRENT HEALTHCARE WORKFORCE STRENGTH COMPARED AGAINST PROJECTED SERVICE DEMAND</w:t>
      </w:r>
      <w:r w:rsidRPr="005F4083">
        <w:t>. (n.d.). Ministry of Health. https://www.moh.gov.sg/newsroom/current-healthcare-workforce-strength-compared-against-projected-service-demand/</w:t>
      </w:r>
    </w:p>
    <w:p w14:paraId="0D5D237A" w14:textId="77777777" w:rsidR="002676FE" w:rsidRPr="00296EA4" w:rsidRDefault="002676FE" w:rsidP="00296EA4"/>
    <w:p w14:paraId="0065AF4B" w14:textId="77777777" w:rsidR="00933C5A" w:rsidRPr="00933C5A" w:rsidRDefault="00933C5A" w:rsidP="00933C5A">
      <w:r w:rsidRPr="00933C5A">
        <w:rPr>
          <w:i/>
          <w:iCs/>
        </w:rPr>
        <w:t>Health Manpower</w:t>
      </w:r>
      <w:r w:rsidRPr="00933C5A">
        <w:t>. (n.d.). Ministry of Health. https://www.moh.gov.sg/others/resources-and-statistics/health-manpower/</w:t>
      </w:r>
    </w:p>
    <w:p w14:paraId="2BAFB438" w14:textId="4C7F8A53" w:rsidR="001D57D2" w:rsidRDefault="001D57D2" w:rsidP="000C6EAF"/>
    <w:sectPr w:rsidR="001D5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D3A"/>
    <w:multiLevelType w:val="hybridMultilevel"/>
    <w:tmpl w:val="654EF3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85395"/>
    <w:multiLevelType w:val="hybridMultilevel"/>
    <w:tmpl w:val="756ADB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B0CEF"/>
    <w:multiLevelType w:val="hybridMultilevel"/>
    <w:tmpl w:val="CBA865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81ED8"/>
    <w:multiLevelType w:val="hybridMultilevel"/>
    <w:tmpl w:val="067E736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9020E"/>
    <w:multiLevelType w:val="hybridMultilevel"/>
    <w:tmpl w:val="1AEAED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B0657"/>
    <w:multiLevelType w:val="hybridMultilevel"/>
    <w:tmpl w:val="E6D0405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B5CA2"/>
    <w:multiLevelType w:val="hybridMultilevel"/>
    <w:tmpl w:val="038ED6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90E9A"/>
    <w:multiLevelType w:val="hybridMultilevel"/>
    <w:tmpl w:val="DE9476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AD3DD7"/>
    <w:multiLevelType w:val="hybridMultilevel"/>
    <w:tmpl w:val="4560F3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333088">
    <w:abstractNumId w:val="0"/>
  </w:num>
  <w:num w:numId="2" w16cid:durableId="83386203">
    <w:abstractNumId w:val="6"/>
  </w:num>
  <w:num w:numId="3" w16cid:durableId="1625624159">
    <w:abstractNumId w:val="8"/>
  </w:num>
  <w:num w:numId="4" w16cid:durableId="1506237806">
    <w:abstractNumId w:val="2"/>
  </w:num>
  <w:num w:numId="5" w16cid:durableId="444663698">
    <w:abstractNumId w:val="1"/>
  </w:num>
  <w:num w:numId="6" w16cid:durableId="1225945845">
    <w:abstractNumId w:val="7"/>
  </w:num>
  <w:num w:numId="7" w16cid:durableId="1463694378">
    <w:abstractNumId w:val="4"/>
  </w:num>
  <w:num w:numId="8" w16cid:durableId="798494629">
    <w:abstractNumId w:val="5"/>
  </w:num>
  <w:num w:numId="9" w16cid:durableId="136597877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w CHONG (TP)">
    <w15:presenceInfo w15:providerId="AD" w15:userId="S::chongkt@TP.EDU.SG::d8aae822-b943-4f37-9b72-7581d42c47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6"/>
    <w:rsid w:val="00040E75"/>
    <w:rsid w:val="000814D8"/>
    <w:rsid w:val="000947E0"/>
    <w:rsid w:val="000C5165"/>
    <w:rsid w:val="000C6EAF"/>
    <w:rsid w:val="00106AF8"/>
    <w:rsid w:val="001165A0"/>
    <w:rsid w:val="00135EDF"/>
    <w:rsid w:val="00136E6D"/>
    <w:rsid w:val="00166CC8"/>
    <w:rsid w:val="00166F5A"/>
    <w:rsid w:val="0016792D"/>
    <w:rsid w:val="001A05EB"/>
    <w:rsid w:val="001A5262"/>
    <w:rsid w:val="001A6155"/>
    <w:rsid w:val="001C1566"/>
    <w:rsid w:val="001D3944"/>
    <w:rsid w:val="001D57D2"/>
    <w:rsid w:val="001F797D"/>
    <w:rsid w:val="00200694"/>
    <w:rsid w:val="002015D2"/>
    <w:rsid w:val="0021062E"/>
    <w:rsid w:val="00255938"/>
    <w:rsid w:val="00266E18"/>
    <w:rsid w:val="002676FE"/>
    <w:rsid w:val="0028034B"/>
    <w:rsid w:val="00283CDD"/>
    <w:rsid w:val="0029119D"/>
    <w:rsid w:val="00296EA4"/>
    <w:rsid w:val="00297F9F"/>
    <w:rsid w:val="002C13BF"/>
    <w:rsid w:val="002C165E"/>
    <w:rsid w:val="002D4F52"/>
    <w:rsid w:val="002D544E"/>
    <w:rsid w:val="002F5341"/>
    <w:rsid w:val="00336BD4"/>
    <w:rsid w:val="00356205"/>
    <w:rsid w:val="003604A3"/>
    <w:rsid w:val="00361E00"/>
    <w:rsid w:val="003620A3"/>
    <w:rsid w:val="003769CA"/>
    <w:rsid w:val="00376B22"/>
    <w:rsid w:val="003822DE"/>
    <w:rsid w:val="00391CD5"/>
    <w:rsid w:val="003925E6"/>
    <w:rsid w:val="003C2E99"/>
    <w:rsid w:val="003E79BB"/>
    <w:rsid w:val="003F092E"/>
    <w:rsid w:val="003F7C9D"/>
    <w:rsid w:val="00423EE0"/>
    <w:rsid w:val="00425CF7"/>
    <w:rsid w:val="00431009"/>
    <w:rsid w:val="004477C2"/>
    <w:rsid w:val="0049046F"/>
    <w:rsid w:val="00490AD4"/>
    <w:rsid w:val="004A48D8"/>
    <w:rsid w:val="004C56B8"/>
    <w:rsid w:val="004D183C"/>
    <w:rsid w:val="004E2937"/>
    <w:rsid w:val="004F2EB6"/>
    <w:rsid w:val="00515991"/>
    <w:rsid w:val="0052571F"/>
    <w:rsid w:val="00527CE7"/>
    <w:rsid w:val="0053444C"/>
    <w:rsid w:val="00555680"/>
    <w:rsid w:val="00567BAD"/>
    <w:rsid w:val="00586DE4"/>
    <w:rsid w:val="005A5E41"/>
    <w:rsid w:val="005B5C0C"/>
    <w:rsid w:val="005C4212"/>
    <w:rsid w:val="005D1945"/>
    <w:rsid w:val="005E233F"/>
    <w:rsid w:val="005F4083"/>
    <w:rsid w:val="00627BF4"/>
    <w:rsid w:val="006400F0"/>
    <w:rsid w:val="00645DEA"/>
    <w:rsid w:val="00647E4E"/>
    <w:rsid w:val="00651E78"/>
    <w:rsid w:val="00667C00"/>
    <w:rsid w:val="006837CC"/>
    <w:rsid w:val="006850E5"/>
    <w:rsid w:val="00691A11"/>
    <w:rsid w:val="00692D54"/>
    <w:rsid w:val="00694E5B"/>
    <w:rsid w:val="006A6A75"/>
    <w:rsid w:val="006C2465"/>
    <w:rsid w:val="006C5C7C"/>
    <w:rsid w:val="006D04F9"/>
    <w:rsid w:val="006D34B1"/>
    <w:rsid w:val="006F0DD1"/>
    <w:rsid w:val="00743BAA"/>
    <w:rsid w:val="00760DF0"/>
    <w:rsid w:val="00781108"/>
    <w:rsid w:val="00782878"/>
    <w:rsid w:val="00787216"/>
    <w:rsid w:val="00794BF6"/>
    <w:rsid w:val="007B1690"/>
    <w:rsid w:val="007B20F5"/>
    <w:rsid w:val="007E343E"/>
    <w:rsid w:val="007E446A"/>
    <w:rsid w:val="007F3007"/>
    <w:rsid w:val="00847C12"/>
    <w:rsid w:val="0086220C"/>
    <w:rsid w:val="00866027"/>
    <w:rsid w:val="008A50C5"/>
    <w:rsid w:val="008B0DA5"/>
    <w:rsid w:val="008D586F"/>
    <w:rsid w:val="008E1E50"/>
    <w:rsid w:val="008E460F"/>
    <w:rsid w:val="008E528C"/>
    <w:rsid w:val="008F3EDF"/>
    <w:rsid w:val="008F47D9"/>
    <w:rsid w:val="00901F87"/>
    <w:rsid w:val="00902E5C"/>
    <w:rsid w:val="009154EC"/>
    <w:rsid w:val="00933C5A"/>
    <w:rsid w:val="00940650"/>
    <w:rsid w:val="00941C5E"/>
    <w:rsid w:val="00971063"/>
    <w:rsid w:val="009937D6"/>
    <w:rsid w:val="009B33C3"/>
    <w:rsid w:val="009D779E"/>
    <w:rsid w:val="009E0E27"/>
    <w:rsid w:val="009E21E5"/>
    <w:rsid w:val="009E2CDE"/>
    <w:rsid w:val="00A05AE5"/>
    <w:rsid w:val="00A347A1"/>
    <w:rsid w:val="00A41044"/>
    <w:rsid w:val="00A46FD3"/>
    <w:rsid w:val="00A52141"/>
    <w:rsid w:val="00A52FF1"/>
    <w:rsid w:val="00A60030"/>
    <w:rsid w:val="00A629D5"/>
    <w:rsid w:val="00A71A4E"/>
    <w:rsid w:val="00A73DDC"/>
    <w:rsid w:val="00AA30E6"/>
    <w:rsid w:val="00AC022C"/>
    <w:rsid w:val="00AC1B10"/>
    <w:rsid w:val="00B036E2"/>
    <w:rsid w:val="00B06400"/>
    <w:rsid w:val="00B06B46"/>
    <w:rsid w:val="00B1756E"/>
    <w:rsid w:val="00B212B2"/>
    <w:rsid w:val="00B263EA"/>
    <w:rsid w:val="00B30D92"/>
    <w:rsid w:val="00B51961"/>
    <w:rsid w:val="00B74735"/>
    <w:rsid w:val="00B803A9"/>
    <w:rsid w:val="00B84FD9"/>
    <w:rsid w:val="00B871E3"/>
    <w:rsid w:val="00B9040F"/>
    <w:rsid w:val="00B945EB"/>
    <w:rsid w:val="00BA4A6F"/>
    <w:rsid w:val="00BA5801"/>
    <w:rsid w:val="00BA7A08"/>
    <w:rsid w:val="00BB3D6A"/>
    <w:rsid w:val="00BB487E"/>
    <w:rsid w:val="00BB6484"/>
    <w:rsid w:val="00BC6E6B"/>
    <w:rsid w:val="00BC7AF7"/>
    <w:rsid w:val="00BE7848"/>
    <w:rsid w:val="00BF1B65"/>
    <w:rsid w:val="00C22D90"/>
    <w:rsid w:val="00C25F65"/>
    <w:rsid w:val="00C4562D"/>
    <w:rsid w:val="00C53A50"/>
    <w:rsid w:val="00C57707"/>
    <w:rsid w:val="00C61210"/>
    <w:rsid w:val="00C6365D"/>
    <w:rsid w:val="00C72019"/>
    <w:rsid w:val="00CB3271"/>
    <w:rsid w:val="00CB6610"/>
    <w:rsid w:val="00CC6DA6"/>
    <w:rsid w:val="00CE0DA8"/>
    <w:rsid w:val="00CE6B7B"/>
    <w:rsid w:val="00D1668C"/>
    <w:rsid w:val="00D212A0"/>
    <w:rsid w:val="00D23EA9"/>
    <w:rsid w:val="00D27BCC"/>
    <w:rsid w:val="00D46D89"/>
    <w:rsid w:val="00D50EE9"/>
    <w:rsid w:val="00D51289"/>
    <w:rsid w:val="00D90574"/>
    <w:rsid w:val="00D91E0D"/>
    <w:rsid w:val="00D95959"/>
    <w:rsid w:val="00DA049C"/>
    <w:rsid w:val="00DA56E8"/>
    <w:rsid w:val="00DB1243"/>
    <w:rsid w:val="00DE54BA"/>
    <w:rsid w:val="00DE566D"/>
    <w:rsid w:val="00E0112E"/>
    <w:rsid w:val="00E01C84"/>
    <w:rsid w:val="00E17B3A"/>
    <w:rsid w:val="00E23097"/>
    <w:rsid w:val="00E33B25"/>
    <w:rsid w:val="00E62A3C"/>
    <w:rsid w:val="00E72234"/>
    <w:rsid w:val="00E72C90"/>
    <w:rsid w:val="00E829E1"/>
    <w:rsid w:val="00E86496"/>
    <w:rsid w:val="00E864D6"/>
    <w:rsid w:val="00E92DAF"/>
    <w:rsid w:val="00EA72EE"/>
    <w:rsid w:val="00EC3D8A"/>
    <w:rsid w:val="00ED44E4"/>
    <w:rsid w:val="00EE7E52"/>
    <w:rsid w:val="00EF4E09"/>
    <w:rsid w:val="00EF7738"/>
    <w:rsid w:val="00F12DF4"/>
    <w:rsid w:val="00F30657"/>
    <w:rsid w:val="00F533F6"/>
    <w:rsid w:val="00F550D3"/>
    <w:rsid w:val="00F667F5"/>
    <w:rsid w:val="00F701A3"/>
    <w:rsid w:val="00F90A5F"/>
    <w:rsid w:val="00F91FDB"/>
    <w:rsid w:val="00F93670"/>
    <w:rsid w:val="00FA4DAC"/>
    <w:rsid w:val="00FB7E97"/>
    <w:rsid w:val="00FC2631"/>
    <w:rsid w:val="00FF0440"/>
    <w:rsid w:val="00FF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D934"/>
  <w15:chartTrackingRefBased/>
  <w15:docId w15:val="{85D24189-54D9-41BC-A26B-32E16D27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A30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30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30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30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30E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46FD3"/>
    <w:pPr>
      <w:spacing w:after="0" w:line="240" w:lineRule="auto"/>
    </w:pPr>
  </w:style>
  <w:style w:type="table" w:styleId="TableGrid">
    <w:name w:val="Table Grid"/>
    <w:basedOn w:val="TableNormal"/>
    <w:uiPriority w:val="39"/>
    <w:rsid w:val="001A5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96EA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96E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420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8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78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55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72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11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1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480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1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63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04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56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001/jamanetworkopen.2024.60645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205407-e844-44f4-a704-524443cf3599" xsi:nil="true"/>
    <lcf76f155ced4ddcb4097134ff3c332f xmlns="0121faca-6edc-4c38-a0c5-20e2ba8c757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AC6A7D617B1142B7A64829AE762BF8" ma:contentTypeVersion="18" ma:contentTypeDescription="Create a new document." ma:contentTypeScope="" ma:versionID="26ce053046391cec0b5ef9d54514298d">
  <xsd:schema xmlns:xsd="http://www.w3.org/2001/XMLSchema" xmlns:xs="http://www.w3.org/2001/XMLSchema" xmlns:p="http://schemas.microsoft.com/office/2006/metadata/properties" xmlns:ns2="aa205407-e844-44f4-a704-524443cf3599" xmlns:ns3="0121faca-6edc-4c38-a0c5-20e2ba8c7570" targetNamespace="http://schemas.microsoft.com/office/2006/metadata/properties" ma:root="true" ma:fieldsID="9669ddbb5b69187b6ba0b09ea578fc7b" ns2:_="" ns3:_="">
    <xsd:import namespace="aa205407-e844-44f4-a704-524443cf3599"/>
    <xsd:import namespace="0121faca-6edc-4c38-a0c5-20e2ba8c75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05407-e844-44f4-a704-524443cf3599" elementFormDefault="qualified">
    <xsd:import namespace="http://schemas.microsoft.com/office/2006/documentManagement/types"/>
    <xsd:import namespace="http://schemas.microsoft.com/office/infopath/2007/PartnerControls"/>
    <xsd:element name="SharedWithUsers" ma:index="4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c87a7b3-0ed2-499c-bc30-4d2170d1b8f1}" ma:internalName="TaxCatchAll" ma:showField="CatchAllData" ma:web="aa205407-e844-44f4-a704-524443cf35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faca-6edc-4c38-a0c5-20e2ba8c75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45bf55a-4f35-4525-96d9-1748649c08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7079C4-D82A-4077-B26A-EDD6470ED6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8D1507-FC77-41D9-AA6E-4A2B345F2EE4}">
  <ds:schemaRefs>
    <ds:schemaRef ds:uri="http://schemas.microsoft.com/office/2006/metadata/properties"/>
    <ds:schemaRef ds:uri="http://schemas.microsoft.com/office/infopath/2007/PartnerControls"/>
    <ds:schemaRef ds:uri="aa205407-e844-44f4-a704-524443cf3599"/>
    <ds:schemaRef ds:uri="0121faca-6edc-4c38-a0c5-20e2ba8c7570"/>
  </ds:schemaRefs>
</ds:datastoreItem>
</file>

<file path=customXml/itemProps3.xml><?xml version="1.0" encoding="utf-8"?>
<ds:datastoreItem xmlns:ds="http://schemas.openxmlformats.org/officeDocument/2006/customXml" ds:itemID="{B4C7C66E-C772-4917-B4D5-76A3142C5E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A4ABE8-FFAE-429A-B31E-B64B48869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05407-e844-44f4-a704-524443cf3599"/>
    <ds:schemaRef ds:uri="0121faca-6edc-4c38-a0c5-20e2ba8c75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10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SABASTIAN (TP)</dc:creator>
  <cp:keywords/>
  <dc:description/>
  <cp:lastModifiedBy>Ghazi Alsagoff</cp:lastModifiedBy>
  <cp:revision>208</cp:revision>
  <dcterms:created xsi:type="dcterms:W3CDTF">2025-04-24T08:25:00Z</dcterms:created>
  <dcterms:modified xsi:type="dcterms:W3CDTF">2026-05-28T06:55:00Z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28611d-fe69-484f-b56b-0db8a0d79612_Enabled">
    <vt:lpwstr>true</vt:lpwstr>
  </property>
  <property fmtid="{D5CDD505-2E9C-101B-9397-08002B2CF9AE}" pid="3" name="MSIP_Label_d528611d-fe69-484f-b56b-0db8a0d79612_SetDate">
    <vt:lpwstr>2025-04-24T08:25:25Z</vt:lpwstr>
  </property>
  <property fmtid="{D5CDD505-2E9C-101B-9397-08002B2CF9AE}" pid="4" name="MSIP_Label_d528611d-fe69-484f-b56b-0db8a0d79612_Method">
    <vt:lpwstr>Privileged</vt:lpwstr>
  </property>
  <property fmtid="{D5CDD505-2E9C-101B-9397-08002B2CF9AE}" pid="5" name="MSIP_Label_d528611d-fe69-484f-b56b-0db8a0d79612_Name">
    <vt:lpwstr>Public</vt:lpwstr>
  </property>
  <property fmtid="{D5CDD505-2E9C-101B-9397-08002B2CF9AE}" pid="6" name="MSIP_Label_d528611d-fe69-484f-b56b-0db8a0d79612_SiteId">
    <vt:lpwstr>25a99bf0-8e72-472a-ae50-adfbdf0df6f1</vt:lpwstr>
  </property>
  <property fmtid="{D5CDD505-2E9C-101B-9397-08002B2CF9AE}" pid="7" name="MSIP_Label_d528611d-fe69-484f-b56b-0db8a0d79612_ActionId">
    <vt:lpwstr>ffbde66d-1726-498b-a254-191fb107aa55</vt:lpwstr>
  </property>
  <property fmtid="{D5CDD505-2E9C-101B-9397-08002B2CF9AE}" pid="8" name="MSIP_Label_d528611d-fe69-484f-b56b-0db8a0d79612_ContentBits">
    <vt:lpwstr>0</vt:lpwstr>
  </property>
  <property fmtid="{D5CDD505-2E9C-101B-9397-08002B2CF9AE}" pid="9" name="MSIP_Label_d528611d-fe69-484f-b56b-0db8a0d79612_Tag">
    <vt:lpwstr>10, 0, 1, 1</vt:lpwstr>
  </property>
  <property fmtid="{D5CDD505-2E9C-101B-9397-08002B2CF9AE}" pid="10" name="ContentTypeId">
    <vt:lpwstr>0x01010024AC6A7D617B1142B7A64829AE762BF8</vt:lpwstr>
  </property>
  <property fmtid="{D5CDD505-2E9C-101B-9397-08002B2CF9AE}" pid="11" name="MediaServiceImageTags">
    <vt:lpwstr/>
  </property>
</Properties>
</file>